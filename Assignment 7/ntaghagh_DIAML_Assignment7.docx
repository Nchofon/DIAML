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6FF06" w14:textId="5314C82D" w:rsidR="0083116C" w:rsidRPr="00A1404C" w:rsidRDefault="0083116C">
      <w:pPr>
        <w:rPr>
          <w:rFonts w:cs="Times New Roman"/>
        </w:rPr>
      </w:pPr>
    </w:p>
    <w:p w14:paraId="484C93FC" w14:textId="77777777" w:rsidR="000258BB" w:rsidRPr="00A1404C" w:rsidRDefault="000258BB" w:rsidP="000258BB">
      <w:pPr>
        <w:rPr>
          <w:rFonts w:cs="Times New Roman"/>
        </w:rPr>
      </w:pPr>
    </w:p>
    <w:p w14:paraId="7961DC69" w14:textId="5F50395E" w:rsidR="000258BB" w:rsidRPr="00A1404C" w:rsidRDefault="00C66B63" w:rsidP="000258BB">
      <w:pPr>
        <w:rPr>
          <w:rFonts w:cs="Times New Roman"/>
        </w:rPr>
      </w:pPr>
      <w:r w:rsidRPr="00A1404C">
        <w:rPr>
          <w:rFonts w:cs="Times New Roman"/>
          <w:noProof/>
        </w:rPr>
        <w:drawing>
          <wp:anchor distT="0" distB="0" distL="114300" distR="114300" simplePos="0" relativeHeight="251658240" behindDoc="0" locked="0" layoutInCell="1" allowOverlap="1" wp14:anchorId="140E774C" wp14:editId="0467B4C5">
            <wp:simplePos x="0" y="0"/>
            <wp:positionH relativeFrom="margin">
              <wp:align>center</wp:align>
            </wp:positionH>
            <wp:positionV relativeFrom="paragraph">
              <wp:posOffset>26035</wp:posOffset>
            </wp:positionV>
            <wp:extent cx="2921000" cy="2428875"/>
            <wp:effectExtent l="0" t="0" r="0" b="9525"/>
            <wp:wrapSquare wrapText="bothSides"/>
            <wp:docPr id="91115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7C864" w14:textId="77777777" w:rsidR="000258BB" w:rsidRPr="00A1404C" w:rsidRDefault="000258BB" w:rsidP="000258BB">
      <w:pPr>
        <w:rPr>
          <w:rFonts w:cs="Times New Roman"/>
        </w:rPr>
      </w:pPr>
    </w:p>
    <w:p w14:paraId="34E1911C" w14:textId="77777777" w:rsidR="000258BB" w:rsidRPr="00A1404C" w:rsidRDefault="000258BB" w:rsidP="000258BB">
      <w:pPr>
        <w:rPr>
          <w:rFonts w:cs="Times New Roman"/>
        </w:rPr>
      </w:pPr>
    </w:p>
    <w:p w14:paraId="339BE05C" w14:textId="77777777" w:rsidR="000258BB" w:rsidRPr="00A1404C" w:rsidRDefault="000258BB" w:rsidP="000258BB">
      <w:pPr>
        <w:rPr>
          <w:rFonts w:cs="Times New Roman"/>
        </w:rPr>
      </w:pPr>
    </w:p>
    <w:p w14:paraId="1EA83652" w14:textId="77777777" w:rsidR="000258BB" w:rsidRPr="00A1404C" w:rsidRDefault="000258BB" w:rsidP="000258BB">
      <w:pPr>
        <w:rPr>
          <w:rFonts w:cs="Times New Roman"/>
        </w:rPr>
      </w:pPr>
    </w:p>
    <w:p w14:paraId="367AFC6D" w14:textId="77777777" w:rsidR="000258BB" w:rsidRPr="00A1404C" w:rsidRDefault="000258BB" w:rsidP="000258BB">
      <w:pPr>
        <w:rPr>
          <w:rFonts w:cs="Times New Roman"/>
        </w:rPr>
      </w:pPr>
    </w:p>
    <w:p w14:paraId="5DEC24C6" w14:textId="77777777" w:rsidR="000258BB" w:rsidRPr="00A1404C" w:rsidRDefault="000258BB" w:rsidP="000258BB">
      <w:pPr>
        <w:rPr>
          <w:rFonts w:cs="Times New Roman"/>
        </w:rPr>
      </w:pPr>
    </w:p>
    <w:p w14:paraId="3EB7F9CD" w14:textId="77777777" w:rsidR="000258BB" w:rsidRPr="00A1404C" w:rsidRDefault="000258BB" w:rsidP="000258BB">
      <w:pPr>
        <w:rPr>
          <w:rFonts w:cs="Times New Roman"/>
        </w:rPr>
      </w:pPr>
    </w:p>
    <w:p w14:paraId="4A6A5387" w14:textId="77777777" w:rsidR="000258BB" w:rsidRPr="00A1404C" w:rsidRDefault="000258BB" w:rsidP="000258BB">
      <w:pPr>
        <w:rPr>
          <w:rFonts w:cs="Times New Roman"/>
          <w:b/>
          <w:bCs/>
        </w:rPr>
      </w:pPr>
    </w:p>
    <w:p w14:paraId="5A16A93A" w14:textId="77777777" w:rsidR="0045563D" w:rsidRDefault="0045563D" w:rsidP="0059316C">
      <w:pPr>
        <w:tabs>
          <w:tab w:val="left" w:pos="3750"/>
        </w:tabs>
        <w:jc w:val="center"/>
        <w:rPr>
          <w:rFonts w:cs="Times New Roman"/>
          <w:b/>
          <w:bCs/>
        </w:rPr>
      </w:pPr>
    </w:p>
    <w:p w14:paraId="3572A843" w14:textId="77777777" w:rsidR="0045563D" w:rsidRDefault="0045563D" w:rsidP="0059316C">
      <w:pPr>
        <w:tabs>
          <w:tab w:val="left" w:pos="3750"/>
        </w:tabs>
        <w:jc w:val="center"/>
        <w:rPr>
          <w:rFonts w:cs="Times New Roman"/>
          <w:b/>
          <w:bCs/>
        </w:rPr>
      </w:pPr>
    </w:p>
    <w:p w14:paraId="1AE2CDE5" w14:textId="3267068A" w:rsidR="0059316C" w:rsidRPr="00A1404C" w:rsidRDefault="0059316C" w:rsidP="0059316C">
      <w:pPr>
        <w:tabs>
          <w:tab w:val="left" w:pos="3750"/>
        </w:tabs>
        <w:jc w:val="center"/>
        <w:rPr>
          <w:rFonts w:cs="Times New Roman"/>
          <w:b/>
          <w:bCs/>
        </w:rPr>
      </w:pPr>
      <w:r w:rsidRPr="00A1404C">
        <w:rPr>
          <w:rFonts w:cs="Times New Roman"/>
          <w:b/>
          <w:bCs/>
        </w:rPr>
        <w:t>COURSE 18-785</w:t>
      </w:r>
      <w:r w:rsidR="000258BB" w:rsidRPr="00A1404C">
        <w:rPr>
          <w:rFonts w:cs="Times New Roman"/>
          <w:b/>
          <w:bCs/>
        </w:rPr>
        <w:t xml:space="preserve">: </w:t>
      </w:r>
      <w:r w:rsidRPr="00A1404C">
        <w:rPr>
          <w:rFonts w:cs="Times New Roman"/>
          <w:b/>
          <w:bCs/>
        </w:rPr>
        <w:t>DATA, INFERENCE &amp; APPLIED MACHINE LEARNING</w:t>
      </w:r>
    </w:p>
    <w:p w14:paraId="65CE8A19" w14:textId="77777777" w:rsidR="00C96693" w:rsidRPr="00A1404C" w:rsidRDefault="00C96693" w:rsidP="0059316C">
      <w:pPr>
        <w:tabs>
          <w:tab w:val="left" w:pos="3750"/>
        </w:tabs>
        <w:jc w:val="center"/>
        <w:rPr>
          <w:rFonts w:cs="Times New Roman"/>
        </w:rPr>
      </w:pPr>
    </w:p>
    <w:p w14:paraId="4C5FED07" w14:textId="77777777" w:rsidR="00C96693" w:rsidRPr="00A1404C" w:rsidRDefault="00C96693" w:rsidP="0059316C">
      <w:pPr>
        <w:tabs>
          <w:tab w:val="left" w:pos="3750"/>
        </w:tabs>
        <w:jc w:val="center"/>
        <w:rPr>
          <w:rFonts w:cs="Times New Roman"/>
        </w:rPr>
      </w:pPr>
    </w:p>
    <w:p w14:paraId="71D6AFE2" w14:textId="67C960CD" w:rsidR="0059316C" w:rsidRPr="00A1404C" w:rsidRDefault="0059316C" w:rsidP="0059316C">
      <w:pPr>
        <w:tabs>
          <w:tab w:val="left" w:pos="3750"/>
        </w:tabs>
        <w:jc w:val="center"/>
        <w:rPr>
          <w:rFonts w:cs="Times New Roman"/>
          <w:b/>
          <w:bCs/>
        </w:rPr>
      </w:pPr>
      <w:r w:rsidRPr="00A1404C">
        <w:rPr>
          <w:rFonts w:cs="Times New Roman"/>
          <w:b/>
          <w:bCs/>
        </w:rPr>
        <w:t xml:space="preserve">ASSIGNMENT </w:t>
      </w:r>
      <w:r w:rsidR="005C37B8">
        <w:rPr>
          <w:rFonts w:cs="Times New Roman"/>
          <w:b/>
          <w:bCs/>
        </w:rPr>
        <w:t>6</w:t>
      </w:r>
    </w:p>
    <w:p w14:paraId="1E5C2455" w14:textId="77777777" w:rsidR="00C96693" w:rsidRPr="00A1404C" w:rsidRDefault="00C96693" w:rsidP="0059316C">
      <w:pPr>
        <w:tabs>
          <w:tab w:val="left" w:pos="3750"/>
        </w:tabs>
        <w:jc w:val="center"/>
        <w:rPr>
          <w:rFonts w:cs="Times New Roman"/>
          <w:b/>
          <w:bCs/>
        </w:rPr>
      </w:pPr>
    </w:p>
    <w:p w14:paraId="75822A98" w14:textId="77777777" w:rsidR="00C96693" w:rsidRPr="00A1404C" w:rsidRDefault="00C96693" w:rsidP="0059316C">
      <w:pPr>
        <w:tabs>
          <w:tab w:val="left" w:pos="3750"/>
        </w:tabs>
        <w:jc w:val="center"/>
        <w:rPr>
          <w:rFonts w:cs="Times New Roman"/>
          <w:b/>
          <w:bCs/>
        </w:rPr>
      </w:pPr>
    </w:p>
    <w:p w14:paraId="66B9A90C" w14:textId="77777777" w:rsidR="000258BB" w:rsidRPr="00A1404C" w:rsidRDefault="000258BB" w:rsidP="0059316C">
      <w:pPr>
        <w:tabs>
          <w:tab w:val="left" w:pos="3750"/>
        </w:tabs>
        <w:jc w:val="center"/>
        <w:rPr>
          <w:rFonts w:cs="Times New Roman"/>
          <w:b/>
          <w:bCs/>
        </w:rPr>
      </w:pPr>
      <w:r w:rsidRPr="00A1404C">
        <w:rPr>
          <w:rFonts w:cs="Times New Roman"/>
          <w:b/>
          <w:bCs/>
        </w:rPr>
        <w:t>Nchofon Tagha Ghogomu</w:t>
      </w:r>
    </w:p>
    <w:p w14:paraId="37F5E9E5" w14:textId="11BA7FF6" w:rsidR="000258BB" w:rsidRPr="00A1404C" w:rsidRDefault="00A1404C" w:rsidP="0059316C">
      <w:pPr>
        <w:tabs>
          <w:tab w:val="left" w:pos="3750"/>
        </w:tabs>
        <w:jc w:val="center"/>
        <w:rPr>
          <w:rFonts w:cs="Times New Roman"/>
          <w:b/>
          <w:bCs/>
        </w:rPr>
      </w:pPr>
      <w:proofErr w:type="spellStart"/>
      <w:r w:rsidRPr="00A1404C">
        <w:rPr>
          <w:rFonts w:cs="Times New Roman"/>
          <w:b/>
          <w:bCs/>
        </w:rPr>
        <w:t>n</w:t>
      </w:r>
      <w:r w:rsidR="000258BB" w:rsidRPr="00A1404C">
        <w:rPr>
          <w:rFonts w:cs="Times New Roman"/>
          <w:b/>
          <w:bCs/>
        </w:rPr>
        <w:t>taghagh</w:t>
      </w:r>
      <w:proofErr w:type="spellEnd"/>
    </w:p>
    <w:p w14:paraId="789EE8C5" w14:textId="77777777" w:rsidR="00C96693" w:rsidRPr="00A1404C" w:rsidRDefault="00C96693" w:rsidP="0059316C">
      <w:pPr>
        <w:tabs>
          <w:tab w:val="left" w:pos="3750"/>
        </w:tabs>
        <w:jc w:val="center"/>
        <w:rPr>
          <w:rFonts w:cs="Times New Roman"/>
        </w:rPr>
      </w:pPr>
    </w:p>
    <w:p w14:paraId="65250A61" w14:textId="77777777" w:rsidR="00C96693" w:rsidRPr="00A1404C" w:rsidRDefault="00C96693" w:rsidP="0059316C">
      <w:pPr>
        <w:tabs>
          <w:tab w:val="left" w:pos="3750"/>
        </w:tabs>
        <w:jc w:val="center"/>
        <w:rPr>
          <w:rFonts w:cs="Times New Roman"/>
        </w:rPr>
      </w:pPr>
    </w:p>
    <w:p w14:paraId="42981A7A" w14:textId="77777777" w:rsidR="00C96693" w:rsidRPr="00A1404C" w:rsidRDefault="00C96693" w:rsidP="0059316C">
      <w:pPr>
        <w:tabs>
          <w:tab w:val="left" w:pos="3750"/>
        </w:tabs>
        <w:jc w:val="center"/>
        <w:rPr>
          <w:rFonts w:cs="Times New Roman"/>
        </w:rPr>
      </w:pPr>
    </w:p>
    <w:p w14:paraId="4E7A7DB9" w14:textId="2DDFCC53" w:rsidR="00284F87" w:rsidRDefault="005C37B8" w:rsidP="00C96693">
      <w:pPr>
        <w:tabs>
          <w:tab w:val="left" w:pos="3750"/>
        </w:tabs>
        <w:jc w:val="center"/>
        <w:rPr>
          <w:rFonts w:cs="Times New Roman"/>
          <w:i/>
          <w:iCs/>
        </w:rPr>
      </w:pPr>
      <w:r>
        <w:rPr>
          <w:rFonts w:cs="Times New Roman"/>
          <w:i/>
          <w:iCs/>
        </w:rPr>
        <w:t>November 11</w:t>
      </w:r>
      <w:r w:rsidR="00C96693" w:rsidRPr="00A1404C">
        <w:rPr>
          <w:rFonts w:cs="Times New Roman"/>
          <w:i/>
          <w:iCs/>
        </w:rPr>
        <w:t>, 2024</w:t>
      </w:r>
    </w:p>
    <w:p w14:paraId="58A0597F" w14:textId="77777777" w:rsidR="00C66B63" w:rsidRDefault="00C66B63" w:rsidP="00C96693">
      <w:pPr>
        <w:tabs>
          <w:tab w:val="left" w:pos="3750"/>
        </w:tabs>
        <w:jc w:val="center"/>
        <w:rPr>
          <w:rFonts w:cs="Times New Roman"/>
          <w:i/>
          <w:iCs/>
        </w:rPr>
      </w:pPr>
    </w:p>
    <w:p w14:paraId="0ED0B19E" w14:textId="77777777" w:rsidR="00C66B63" w:rsidRDefault="00C66B63" w:rsidP="00C66B63">
      <w:pPr>
        <w:rPr>
          <w:rFonts w:cs="Times New Roman"/>
          <w:i/>
          <w:iCs/>
        </w:rPr>
      </w:pPr>
    </w:p>
    <w:p w14:paraId="227AAD0C" w14:textId="77777777" w:rsidR="00C66B63" w:rsidRDefault="00C66B63" w:rsidP="00C66B63">
      <w:pPr>
        <w:rPr>
          <w:rFonts w:cs="Times New Roman"/>
        </w:rPr>
      </w:pPr>
    </w:p>
    <w:p w14:paraId="5063B83D" w14:textId="77777777" w:rsidR="00C66B63" w:rsidRDefault="00C66B63" w:rsidP="00C66B63">
      <w:pPr>
        <w:rPr>
          <w:rFonts w:cs="Times New Roman"/>
        </w:rPr>
      </w:pPr>
    </w:p>
    <w:p w14:paraId="398E5EEF" w14:textId="39CEA207" w:rsidR="00C66B63" w:rsidRDefault="00F855B3" w:rsidP="00C66B63">
      <w:pPr>
        <w:rPr>
          <w:rFonts w:cs="Times New Roman"/>
          <w:b/>
          <w:bCs/>
        </w:rPr>
      </w:pPr>
      <w:r w:rsidRPr="00F855B3">
        <w:rPr>
          <w:rFonts w:cs="Times New Roman"/>
          <w:b/>
          <w:bCs/>
        </w:rPr>
        <w:lastRenderedPageBreak/>
        <w:t>LIBRARIES:</w:t>
      </w:r>
    </w:p>
    <w:p w14:paraId="4D1ACD2C" w14:textId="0F4B4EA3" w:rsidR="00F855B3" w:rsidRPr="00F855B3" w:rsidRDefault="00F855B3" w:rsidP="00C66B63">
      <w:pPr>
        <w:rPr>
          <w:rFonts w:cs="Times New Roman"/>
        </w:rPr>
      </w:pPr>
      <w:r>
        <w:rPr>
          <w:rFonts w:cs="Times New Roman"/>
        </w:rPr>
        <w:t>The following libraries were used</w:t>
      </w:r>
      <w:r w:rsidR="00AD5AAE">
        <w:rPr>
          <w:rFonts w:cs="Times New Roman"/>
        </w:rPr>
        <w:t>:</w:t>
      </w:r>
    </w:p>
    <w:p w14:paraId="7E454E16" w14:textId="23B69286" w:rsidR="00672600" w:rsidRPr="003D0245" w:rsidRDefault="00FF516D" w:rsidP="00692283">
      <w:pPr>
        <w:pStyle w:val="ListParagraph"/>
        <w:numPr>
          <w:ilvl w:val="0"/>
          <w:numId w:val="1"/>
        </w:numPr>
        <w:rPr>
          <w:rFonts w:cs="Times New Roman"/>
        </w:rPr>
      </w:pPr>
      <w:r w:rsidRPr="003D0245">
        <w:rPr>
          <w:rFonts w:cs="Times New Roman"/>
        </w:rPr>
        <w:t>P</w:t>
      </w:r>
      <w:r w:rsidR="00672600" w:rsidRPr="003D0245">
        <w:rPr>
          <w:rFonts w:cs="Times New Roman"/>
        </w:rPr>
        <w:t>andas</w:t>
      </w:r>
      <w:r w:rsidR="005736D8" w:rsidRPr="003D0245">
        <w:rPr>
          <w:rFonts w:cs="Times New Roman"/>
        </w:rPr>
        <w:fldChar w:fldCharType="begin"/>
      </w:r>
      <w:r w:rsidR="005736D8" w:rsidRPr="003D0245">
        <w:rPr>
          <w:rFonts w:cs="Times New Roman"/>
        </w:rPr>
        <w:instrText xml:space="preserve"> ADDIN ZOTERO_ITEM CSL_CITATION {"citationID":"I14v3JYn","properties":{"formattedCitation":"[1]","plainCitation":"[1]","noteIndex":0},"citationItems":[{"id":34,"uris":["http://zotero.org/users/14711598/items/8AY7X6I4"],"itemData":{"id":34,"type":"webpage","title":"pandas documentation — pandas 2.2.2 documentation","URL":"https://pandas.pydata.org/pandas-docs/stable/index.html","accessed":{"date-parts":[["2024",9,2]]}}}],"schema":"https://github.com/citation-style-language/schema/raw/master/csl-citation.json"} </w:instrText>
      </w:r>
      <w:r w:rsidR="005736D8" w:rsidRPr="003D0245">
        <w:rPr>
          <w:rFonts w:cs="Times New Roman"/>
        </w:rPr>
        <w:fldChar w:fldCharType="separate"/>
      </w:r>
      <w:r w:rsidR="005736D8" w:rsidRPr="003D0245">
        <w:rPr>
          <w:rFonts w:cs="Times New Roman"/>
        </w:rPr>
        <w:t>[1]</w:t>
      </w:r>
      <w:r w:rsidR="005736D8" w:rsidRPr="003D0245">
        <w:rPr>
          <w:rFonts w:cs="Times New Roman"/>
        </w:rPr>
        <w:fldChar w:fldCharType="end"/>
      </w:r>
    </w:p>
    <w:p w14:paraId="43D18E90" w14:textId="3AB9C622" w:rsidR="00672600" w:rsidRPr="00672600" w:rsidRDefault="00FF516D" w:rsidP="00672600">
      <w:pPr>
        <w:pStyle w:val="ListParagraph"/>
        <w:numPr>
          <w:ilvl w:val="0"/>
          <w:numId w:val="1"/>
        </w:numPr>
        <w:rPr>
          <w:rFonts w:cs="Times New Roman"/>
        </w:rPr>
      </w:pPr>
      <w:proofErr w:type="spellStart"/>
      <w:r>
        <w:rPr>
          <w:rFonts w:cs="Times New Roman"/>
        </w:rPr>
        <w:t>N</w:t>
      </w:r>
      <w:r w:rsidR="00672600" w:rsidRPr="00672600">
        <w:rPr>
          <w:rFonts w:cs="Times New Roman"/>
        </w:rPr>
        <w:t>umpy</w:t>
      </w:r>
      <w:proofErr w:type="spellEnd"/>
      <w:r w:rsidR="00787E0F">
        <w:rPr>
          <w:rFonts w:cs="Times New Roman"/>
        </w:rPr>
        <w:fldChar w:fldCharType="begin"/>
      </w:r>
      <w:r w:rsidR="00787E0F">
        <w:rPr>
          <w:rFonts w:cs="Times New Roman"/>
        </w:rPr>
        <w:instrText xml:space="preserve"> ADDIN ZOTERO_ITEM CSL_CITATION {"citationID":"dqiJSyGy","properties":{"formattedCitation":"[2]","plainCitation":"[2]","noteIndex":0},"citationItems":[{"id":39,"uris":["http://zotero.org/users/14711598/items/K39WDWDH"],"itemData":{"id":39,"type":"webpage","title":"NumPy -","URL":"https://numpy.org/","accessed":{"date-parts":[["2024",9,2]]}}}],"schema":"https://github.com/citation-style-language/schema/raw/master/csl-citation.json"} </w:instrText>
      </w:r>
      <w:r w:rsidR="00787E0F">
        <w:rPr>
          <w:rFonts w:cs="Times New Roman"/>
        </w:rPr>
        <w:fldChar w:fldCharType="separate"/>
      </w:r>
      <w:r w:rsidR="00787E0F" w:rsidRPr="00787E0F">
        <w:rPr>
          <w:rFonts w:cs="Times New Roman"/>
        </w:rPr>
        <w:t>[2]</w:t>
      </w:r>
      <w:r w:rsidR="00787E0F">
        <w:rPr>
          <w:rFonts w:cs="Times New Roman"/>
        </w:rPr>
        <w:fldChar w:fldCharType="end"/>
      </w:r>
      <w:r w:rsidR="00672600" w:rsidRPr="00672600">
        <w:rPr>
          <w:rFonts w:cs="Times New Roman"/>
        </w:rPr>
        <w:t xml:space="preserve"> </w:t>
      </w:r>
    </w:p>
    <w:p w14:paraId="59570BCB" w14:textId="3F18882D" w:rsidR="00672600" w:rsidRDefault="003B05FE" w:rsidP="00672600">
      <w:pPr>
        <w:pStyle w:val="ListParagraph"/>
        <w:numPr>
          <w:ilvl w:val="0"/>
          <w:numId w:val="1"/>
        </w:numPr>
        <w:rPr>
          <w:rFonts w:cs="Times New Roman"/>
        </w:rPr>
      </w:pPr>
      <w:proofErr w:type="spellStart"/>
      <w:r>
        <w:rPr>
          <w:rFonts w:cs="Times New Roman"/>
        </w:rPr>
        <w:t>Pyplot</w:t>
      </w:r>
      <w:proofErr w:type="spellEnd"/>
      <w:r>
        <w:rPr>
          <w:rFonts w:cs="Times New Roman"/>
        </w:rPr>
        <w:t xml:space="preserve"> from M</w:t>
      </w:r>
      <w:r w:rsidR="00672600" w:rsidRPr="00672600">
        <w:rPr>
          <w:rFonts w:cs="Times New Roman"/>
        </w:rPr>
        <w:t xml:space="preserve">atplotlib </w:t>
      </w:r>
      <w:r w:rsidR="00F022AF">
        <w:rPr>
          <w:rFonts w:cs="Times New Roman"/>
        </w:rPr>
        <w:fldChar w:fldCharType="begin"/>
      </w:r>
      <w:r w:rsidR="00787E0F">
        <w:rPr>
          <w:rFonts w:cs="Times New Roman"/>
        </w:rPr>
        <w:instrText xml:space="preserve"> ADDIN ZOTERO_ITEM CSL_CITATION {"citationID":"CdE6sfPD","properties":{"formattedCitation":"[3]","plainCitation":"[3]","noteIndex":0},"citationItems":[{"id":33,"uris":["http://zotero.org/users/14711598/items/5FIVSWBQ"],"itemData":{"id":33,"type":"webpage","title":"Matplotlib documentation — Matplotlib 3.9.2 documentation","URL":"https://matplotlib.org/stable/","accessed":{"date-parts":[["2024",9,2]]}}}],"schema":"https://github.com/citation-style-language/schema/raw/master/csl-citation.json"} </w:instrText>
      </w:r>
      <w:r w:rsidR="00F022AF">
        <w:rPr>
          <w:rFonts w:cs="Times New Roman"/>
        </w:rPr>
        <w:fldChar w:fldCharType="separate"/>
      </w:r>
      <w:r w:rsidR="00787E0F" w:rsidRPr="00787E0F">
        <w:rPr>
          <w:rFonts w:cs="Times New Roman"/>
        </w:rPr>
        <w:t>[3]</w:t>
      </w:r>
      <w:r w:rsidR="00F022AF">
        <w:rPr>
          <w:rFonts w:cs="Times New Roman"/>
        </w:rPr>
        <w:fldChar w:fldCharType="end"/>
      </w:r>
    </w:p>
    <w:p w14:paraId="54B6B5BB" w14:textId="68629AD0" w:rsidR="00D0502F" w:rsidRDefault="003D0245" w:rsidP="00212607">
      <w:pPr>
        <w:pStyle w:val="ListParagraph"/>
        <w:numPr>
          <w:ilvl w:val="0"/>
          <w:numId w:val="1"/>
        </w:numPr>
        <w:rPr>
          <w:rFonts w:cs="Times New Roman"/>
        </w:rPr>
      </w:pPr>
      <w:r>
        <w:rPr>
          <w:rFonts w:cs="Times New Roman"/>
        </w:rPr>
        <w:t>Stats</w:t>
      </w:r>
      <w:r w:rsidR="008810BE">
        <w:rPr>
          <w:rFonts w:cs="Times New Roman"/>
        </w:rPr>
        <w:t xml:space="preserve"> from </w:t>
      </w:r>
      <w:proofErr w:type="spellStart"/>
      <w:r w:rsidR="008810BE">
        <w:rPr>
          <w:rFonts w:cs="Times New Roman"/>
        </w:rPr>
        <w:t>Scipy</w:t>
      </w:r>
      <w:proofErr w:type="spellEnd"/>
    </w:p>
    <w:p w14:paraId="2ACC9264" w14:textId="278331A0" w:rsidR="00212607" w:rsidRDefault="00212607" w:rsidP="00212607">
      <w:pPr>
        <w:pStyle w:val="ListParagraph"/>
        <w:numPr>
          <w:ilvl w:val="0"/>
          <w:numId w:val="1"/>
        </w:numPr>
        <w:rPr>
          <w:rFonts w:cs="Times New Roman"/>
        </w:rPr>
      </w:pPr>
      <w:r>
        <w:rPr>
          <w:rFonts w:cs="Times New Roman"/>
        </w:rPr>
        <w:t xml:space="preserve">Seaborn </w:t>
      </w:r>
    </w:p>
    <w:p w14:paraId="7BBBD643" w14:textId="5D102119" w:rsidR="003C5E92" w:rsidRDefault="003C5E92" w:rsidP="00212607">
      <w:pPr>
        <w:pStyle w:val="ListParagraph"/>
        <w:numPr>
          <w:ilvl w:val="0"/>
          <w:numId w:val="1"/>
        </w:numPr>
        <w:rPr>
          <w:rFonts w:cs="Times New Roman"/>
        </w:rPr>
      </w:pPr>
      <w:r>
        <w:rPr>
          <w:rFonts w:cs="Times New Roman"/>
        </w:rPr>
        <w:t xml:space="preserve">Linear model from </w:t>
      </w:r>
      <w:proofErr w:type="spellStart"/>
      <w:r>
        <w:rPr>
          <w:rFonts w:cs="Times New Roman"/>
        </w:rPr>
        <w:t>Sklearn</w:t>
      </w:r>
      <w:proofErr w:type="spellEnd"/>
    </w:p>
    <w:p w14:paraId="4C4EDA4F" w14:textId="156C004C" w:rsidR="002170B1" w:rsidRDefault="003C5E92" w:rsidP="002170B1">
      <w:pPr>
        <w:pStyle w:val="ListParagraph"/>
        <w:numPr>
          <w:ilvl w:val="0"/>
          <w:numId w:val="1"/>
        </w:numPr>
        <w:rPr>
          <w:rFonts w:cs="Times New Roman"/>
        </w:rPr>
      </w:pPr>
      <w:r>
        <w:rPr>
          <w:rFonts w:cs="Times New Roman"/>
        </w:rPr>
        <w:t xml:space="preserve">Linear Regression from </w:t>
      </w:r>
      <w:proofErr w:type="spellStart"/>
      <w:r>
        <w:rPr>
          <w:rFonts w:cs="Times New Roman"/>
        </w:rPr>
        <w:t>Sklearn</w:t>
      </w:r>
      <w:proofErr w:type="spellEnd"/>
      <w:r>
        <w:rPr>
          <w:rFonts w:cs="Times New Roman"/>
        </w:rPr>
        <w:t xml:space="preserve"> Linear model </w:t>
      </w:r>
    </w:p>
    <w:p w14:paraId="3D2FF611" w14:textId="398BBEB3" w:rsidR="002170B1" w:rsidRDefault="002170B1" w:rsidP="002170B1">
      <w:pPr>
        <w:pStyle w:val="ListParagraph"/>
        <w:numPr>
          <w:ilvl w:val="0"/>
          <w:numId w:val="1"/>
        </w:numPr>
        <w:rPr>
          <w:rFonts w:cs="Times New Roman"/>
        </w:rPr>
      </w:pPr>
      <w:r>
        <w:rPr>
          <w:rFonts w:cs="Times New Roman"/>
        </w:rPr>
        <w:t xml:space="preserve">Logistic Regression from </w:t>
      </w:r>
      <w:proofErr w:type="spellStart"/>
      <w:r>
        <w:rPr>
          <w:rFonts w:cs="Times New Roman"/>
        </w:rPr>
        <w:t>Sklearn</w:t>
      </w:r>
      <w:proofErr w:type="spellEnd"/>
      <w:r>
        <w:rPr>
          <w:rFonts w:cs="Times New Roman"/>
        </w:rPr>
        <w:t xml:space="preserve"> Linear model </w:t>
      </w:r>
    </w:p>
    <w:p w14:paraId="178D100F" w14:textId="77ACD9E4" w:rsidR="002170B1" w:rsidRDefault="002170B1" w:rsidP="002170B1">
      <w:pPr>
        <w:pStyle w:val="ListParagraph"/>
        <w:rPr>
          <w:rFonts w:cs="Times New Roman"/>
        </w:rPr>
      </w:pPr>
    </w:p>
    <w:p w14:paraId="78881B88" w14:textId="77777777" w:rsidR="002170B1" w:rsidRPr="002170B1" w:rsidRDefault="002170B1" w:rsidP="002170B1">
      <w:pPr>
        <w:pStyle w:val="ListParagraph"/>
        <w:rPr>
          <w:rFonts w:cs="Times New Roman"/>
        </w:rPr>
      </w:pPr>
    </w:p>
    <w:p w14:paraId="54BEAD9E" w14:textId="77777777" w:rsidR="002170B1" w:rsidRPr="002170B1" w:rsidRDefault="002170B1" w:rsidP="002170B1">
      <w:pPr>
        <w:pStyle w:val="ListParagraph"/>
        <w:numPr>
          <w:ilvl w:val="0"/>
          <w:numId w:val="1"/>
        </w:numPr>
        <w:rPr>
          <w:rFonts w:cs="Times New Roman"/>
        </w:rPr>
      </w:pPr>
      <w:r w:rsidRPr="002170B1">
        <w:rPr>
          <w:rFonts w:cs="Times New Roman"/>
        </w:rPr>
        <w:t>import pandas as pd # Pandas</w:t>
      </w:r>
    </w:p>
    <w:p w14:paraId="32177C1D" w14:textId="77777777" w:rsidR="002170B1" w:rsidRPr="002170B1" w:rsidRDefault="002170B1" w:rsidP="002170B1">
      <w:pPr>
        <w:pStyle w:val="ListParagraph"/>
        <w:numPr>
          <w:ilvl w:val="0"/>
          <w:numId w:val="1"/>
        </w:numPr>
        <w:rPr>
          <w:rFonts w:cs="Times New Roman"/>
        </w:rPr>
      </w:pPr>
      <w:r w:rsidRPr="002170B1">
        <w:rPr>
          <w:rFonts w:cs="Times New Roman"/>
        </w:rPr>
        <w:t xml:space="preserve">import </w:t>
      </w:r>
      <w:proofErr w:type="spellStart"/>
      <w:r w:rsidRPr="002170B1">
        <w:rPr>
          <w:rFonts w:cs="Times New Roman"/>
        </w:rPr>
        <w:t>numpy</w:t>
      </w:r>
      <w:proofErr w:type="spellEnd"/>
      <w:r w:rsidRPr="002170B1">
        <w:rPr>
          <w:rFonts w:cs="Times New Roman"/>
        </w:rPr>
        <w:t xml:space="preserve"> as np # </w:t>
      </w:r>
      <w:proofErr w:type="spellStart"/>
      <w:r w:rsidRPr="002170B1">
        <w:rPr>
          <w:rFonts w:cs="Times New Roman"/>
        </w:rPr>
        <w:t>Numpy</w:t>
      </w:r>
      <w:proofErr w:type="spellEnd"/>
    </w:p>
    <w:p w14:paraId="4A0125B9" w14:textId="77777777" w:rsidR="002170B1" w:rsidRPr="002170B1" w:rsidRDefault="002170B1" w:rsidP="002170B1">
      <w:pPr>
        <w:pStyle w:val="ListParagraph"/>
        <w:numPr>
          <w:ilvl w:val="0"/>
          <w:numId w:val="1"/>
        </w:numPr>
        <w:rPr>
          <w:rFonts w:cs="Times New Roman"/>
        </w:rPr>
      </w:pPr>
      <w:r w:rsidRPr="002170B1">
        <w:rPr>
          <w:rFonts w:cs="Times New Roman"/>
        </w:rPr>
        <w:t xml:space="preserve">from </w:t>
      </w:r>
      <w:proofErr w:type="spellStart"/>
      <w:r w:rsidRPr="002170B1">
        <w:rPr>
          <w:rFonts w:cs="Times New Roman"/>
        </w:rPr>
        <w:t>scipy</w:t>
      </w:r>
      <w:proofErr w:type="spellEnd"/>
      <w:r w:rsidRPr="002170B1">
        <w:rPr>
          <w:rFonts w:cs="Times New Roman"/>
        </w:rPr>
        <w:t xml:space="preserve"> import stats # </w:t>
      </w:r>
      <w:proofErr w:type="spellStart"/>
      <w:r w:rsidRPr="002170B1">
        <w:rPr>
          <w:rFonts w:cs="Times New Roman"/>
        </w:rPr>
        <w:t>Scipy</w:t>
      </w:r>
      <w:proofErr w:type="spellEnd"/>
      <w:r w:rsidRPr="002170B1">
        <w:rPr>
          <w:rFonts w:cs="Times New Roman"/>
        </w:rPr>
        <w:t xml:space="preserve"> - for statistics</w:t>
      </w:r>
    </w:p>
    <w:p w14:paraId="29110519" w14:textId="77777777" w:rsidR="002170B1" w:rsidRPr="002170B1" w:rsidRDefault="002170B1" w:rsidP="002170B1">
      <w:pPr>
        <w:pStyle w:val="ListParagraph"/>
        <w:numPr>
          <w:ilvl w:val="0"/>
          <w:numId w:val="1"/>
        </w:numPr>
        <w:rPr>
          <w:rFonts w:cs="Times New Roman"/>
        </w:rPr>
      </w:pPr>
      <w:r w:rsidRPr="002170B1">
        <w:rPr>
          <w:rFonts w:cs="Times New Roman"/>
        </w:rPr>
        <w:t xml:space="preserve">import </w:t>
      </w:r>
      <w:proofErr w:type="spellStart"/>
      <w:proofErr w:type="gramStart"/>
      <w:r w:rsidRPr="002170B1">
        <w:rPr>
          <w:rFonts w:cs="Times New Roman"/>
        </w:rPr>
        <w:t>matplotlib.pyplot</w:t>
      </w:r>
      <w:proofErr w:type="spellEnd"/>
      <w:proofErr w:type="gramEnd"/>
      <w:r w:rsidRPr="002170B1">
        <w:rPr>
          <w:rFonts w:cs="Times New Roman"/>
        </w:rPr>
        <w:t xml:space="preserve"> as </w:t>
      </w:r>
      <w:proofErr w:type="spellStart"/>
      <w:r w:rsidRPr="002170B1">
        <w:rPr>
          <w:rFonts w:cs="Times New Roman"/>
        </w:rPr>
        <w:t>plt</w:t>
      </w:r>
      <w:proofErr w:type="spellEnd"/>
      <w:r w:rsidRPr="002170B1">
        <w:rPr>
          <w:rFonts w:cs="Times New Roman"/>
        </w:rPr>
        <w:t xml:space="preserve"> # Matplotlib - for </w:t>
      </w:r>
      <w:proofErr w:type="spellStart"/>
      <w:r w:rsidRPr="002170B1">
        <w:rPr>
          <w:rFonts w:cs="Times New Roman"/>
        </w:rPr>
        <w:t>ploting</w:t>
      </w:r>
      <w:proofErr w:type="spellEnd"/>
    </w:p>
    <w:p w14:paraId="0CFD5039" w14:textId="77777777" w:rsidR="002170B1" w:rsidRPr="002170B1" w:rsidRDefault="002170B1" w:rsidP="002170B1">
      <w:pPr>
        <w:pStyle w:val="ListParagraph"/>
        <w:numPr>
          <w:ilvl w:val="0"/>
          <w:numId w:val="1"/>
        </w:numPr>
        <w:rPr>
          <w:rFonts w:cs="Times New Roman"/>
        </w:rPr>
      </w:pPr>
      <w:r w:rsidRPr="002170B1">
        <w:rPr>
          <w:rFonts w:cs="Times New Roman"/>
        </w:rPr>
        <w:t xml:space="preserve">import seaborn as </w:t>
      </w:r>
      <w:proofErr w:type="spellStart"/>
      <w:r w:rsidRPr="002170B1">
        <w:rPr>
          <w:rFonts w:cs="Times New Roman"/>
        </w:rPr>
        <w:t>sns</w:t>
      </w:r>
      <w:proofErr w:type="spellEnd"/>
      <w:r w:rsidRPr="002170B1">
        <w:rPr>
          <w:rFonts w:cs="Times New Roman"/>
        </w:rPr>
        <w:t xml:space="preserve"> # Seaborn - for </w:t>
      </w:r>
      <w:proofErr w:type="spellStart"/>
      <w:r w:rsidRPr="002170B1">
        <w:rPr>
          <w:rFonts w:cs="Times New Roman"/>
        </w:rPr>
        <w:t>ploting</w:t>
      </w:r>
      <w:proofErr w:type="spellEnd"/>
    </w:p>
    <w:p w14:paraId="6CFB60C3" w14:textId="77777777" w:rsidR="002170B1" w:rsidRPr="002170B1" w:rsidRDefault="002170B1" w:rsidP="002170B1">
      <w:pPr>
        <w:pStyle w:val="ListParagraph"/>
        <w:numPr>
          <w:ilvl w:val="0"/>
          <w:numId w:val="1"/>
        </w:numPr>
        <w:rPr>
          <w:rFonts w:cs="Times New Roman"/>
        </w:rPr>
      </w:pPr>
      <w:r w:rsidRPr="002170B1">
        <w:rPr>
          <w:rFonts w:cs="Times New Roman"/>
        </w:rPr>
        <w:t xml:space="preserve">from </w:t>
      </w:r>
      <w:proofErr w:type="spellStart"/>
      <w:r w:rsidRPr="002170B1">
        <w:rPr>
          <w:rFonts w:cs="Times New Roman"/>
        </w:rPr>
        <w:t>sklearn</w:t>
      </w:r>
      <w:proofErr w:type="spellEnd"/>
      <w:r w:rsidRPr="002170B1">
        <w:rPr>
          <w:rFonts w:cs="Times New Roman"/>
        </w:rPr>
        <w:t xml:space="preserve"> import </w:t>
      </w:r>
      <w:proofErr w:type="spellStart"/>
      <w:r w:rsidRPr="002170B1">
        <w:rPr>
          <w:rFonts w:cs="Times New Roman"/>
        </w:rPr>
        <w:t>linear_model</w:t>
      </w:r>
      <w:proofErr w:type="spellEnd"/>
    </w:p>
    <w:p w14:paraId="02BC12AD" w14:textId="77777777" w:rsidR="002170B1" w:rsidRPr="002170B1" w:rsidRDefault="002170B1" w:rsidP="002170B1">
      <w:pPr>
        <w:pStyle w:val="ListParagraph"/>
        <w:numPr>
          <w:ilvl w:val="0"/>
          <w:numId w:val="1"/>
        </w:numPr>
        <w:rPr>
          <w:rFonts w:cs="Times New Roman"/>
        </w:rPr>
      </w:pPr>
      <w:r w:rsidRPr="002170B1">
        <w:rPr>
          <w:rFonts w:cs="Times New Roman"/>
        </w:rPr>
        <w:t xml:space="preserve">from </w:t>
      </w:r>
      <w:proofErr w:type="spellStart"/>
      <w:proofErr w:type="gramStart"/>
      <w:r w:rsidRPr="002170B1">
        <w:rPr>
          <w:rFonts w:cs="Times New Roman"/>
        </w:rPr>
        <w:t>sklearn.linear</w:t>
      </w:r>
      <w:proofErr w:type="gramEnd"/>
      <w:r w:rsidRPr="002170B1">
        <w:rPr>
          <w:rFonts w:cs="Times New Roman"/>
        </w:rPr>
        <w:t>_model</w:t>
      </w:r>
      <w:proofErr w:type="spellEnd"/>
      <w:r w:rsidRPr="002170B1">
        <w:rPr>
          <w:rFonts w:cs="Times New Roman"/>
        </w:rPr>
        <w:t xml:space="preserve"> import </w:t>
      </w:r>
      <w:proofErr w:type="spellStart"/>
      <w:r w:rsidRPr="002170B1">
        <w:rPr>
          <w:rFonts w:cs="Times New Roman"/>
        </w:rPr>
        <w:t>LinearRegression</w:t>
      </w:r>
      <w:proofErr w:type="spellEnd"/>
    </w:p>
    <w:p w14:paraId="278E48E6" w14:textId="7C5D529E"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sklearn.linear</w:t>
      </w:r>
      <w:proofErr w:type="gramEnd"/>
      <w:r w:rsidRPr="00EC0A41">
        <w:rPr>
          <w:rFonts w:cs="Times New Roman"/>
        </w:rPr>
        <w:t>_model</w:t>
      </w:r>
      <w:proofErr w:type="spellEnd"/>
      <w:r w:rsidRPr="00EC0A41">
        <w:rPr>
          <w:rFonts w:cs="Times New Roman"/>
        </w:rPr>
        <w:t xml:space="preserve"> import </w:t>
      </w:r>
      <w:proofErr w:type="spellStart"/>
      <w:r w:rsidRPr="00EC0A41">
        <w:rPr>
          <w:rFonts w:cs="Times New Roman"/>
        </w:rPr>
        <w:t>LinearRegression</w:t>
      </w:r>
      <w:proofErr w:type="spellEnd"/>
    </w:p>
    <w:p w14:paraId="188F5B6D" w14:textId="77DBAF7E"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sklearn.linear</w:t>
      </w:r>
      <w:proofErr w:type="gramEnd"/>
      <w:r w:rsidRPr="00EC0A41">
        <w:rPr>
          <w:rFonts w:cs="Times New Roman"/>
        </w:rPr>
        <w:t>_model</w:t>
      </w:r>
      <w:proofErr w:type="spellEnd"/>
      <w:r w:rsidRPr="00EC0A41">
        <w:rPr>
          <w:rFonts w:cs="Times New Roman"/>
        </w:rPr>
        <w:t xml:space="preserve"> import </w:t>
      </w:r>
      <w:proofErr w:type="spellStart"/>
      <w:r w:rsidRPr="00EC0A41">
        <w:rPr>
          <w:rFonts w:cs="Times New Roman"/>
        </w:rPr>
        <w:t>LogisticRegression</w:t>
      </w:r>
      <w:proofErr w:type="spellEnd"/>
    </w:p>
    <w:p w14:paraId="4EB31D18" w14:textId="4A35CABF"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sklearn.metrics</w:t>
      </w:r>
      <w:proofErr w:type="spellEnd"/>
      <w:proofErr w:type="gramEnd"/>
      <w:r w:rsidRPr="00EC0A41">
        <w:rPr>
          <w:rFonts w:cs="Times New Roman"/>
        </w:rPr>
        <w:t xml:space="preserve"> import </w:t>
      </w:r>
      <w:proofErr w:type="spellStart"/>
      <w:r w:rsidRPr="00EC0A41">
        <w:rPr>
          <w:rFonts w:cs="Times New Roman"/>
        </w:rPr>
        <w:t>confusion_matrix</w:t>
      </w:r>
      <w:proofErr w:type="spellEnd"/>
      <w:r w:rsidRPr="00EC0A41">
        <w:rPr>
          <w:rFonts w:cs="Times New Roman"/>
        </w:rPr>
        <w:t xml:space="preserve">, </w:t>
      </w:r>
      <w:proofErr w:type="spellStart"/>
      <w:r w:rsidRPr="00EC0A41">
        <w:rPr>
          <w:rFonts w:cs="Times New Roman"/>
        </w:rPr>
        <w:t>classification_report</w:t>
      </w:r>
      <w:proofErr w:type="spellEnd"/>
    </w:p>
    <w:p w14:paraId="486FF9E9" w14:textId="1A7B6F8B"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sklearn.model</w:t>
      </w:r>
      <w:proofErr w:type="gramEnd"/>
      <w:r w:rsidRPr="00EC0A41">
        <w:rPr>
          <w:rFonts w:cs="Times New Roman"/>
        </w:rPr>
        <w:t>_selection</w:t>
      </w:r>
      <w:proofErr w:type="spellEnd"/>
      <w:r w:rsidRPr="00EC0A41">
        <w:rPr>
          <w:rFonts w:cs="Times New Roman"/>
        </w:rPr>
        <w:t xml:space="preserve"> import </w:t>
      </w:r>
      <w:proofErr w:type="spellStart"/>
      <w:r w:rsidRPr="00EC0A41">
        <w:rPr>
          <w:rFonts w:cs="Times New Roman"/>
        </w:rPr>
        <w:t>train_test_split</w:t>
      </w:r>
      <w:proofErr w:type="spellEnd"/>
    </w:p>
    <w:p w14:paraId="0AD33178" w14:textId="18F736E8" w:rsidR="00EC0A41" w:rsidRPr="00EC0A41" w:rsidRDefault="00EC0A41" w:rsidP="00EC0A41">
      <w:pPr>
        <w:pStyle w:val="ListParagraph"/>
        <w:numPr>
          <w:ilvl w:val="0"/>
          <w:numId w:val="1"/>
        </w:numPr>
        <w:rPr>
          <w:rFonts w:cs="Times New Roman"/>
        </w:rPr>
      </w:pPr>
      <w:r w:rsidRPr="00EC0A41">
        <w:rPr>
          <w:rFonts w:cs="Times New Roman"/>
        </w:rPr>
        <w:t xml:space="preserve">import </w:t>
      </w:r>
      <w:proofErr w:type="spellStart"/>
      <w:r w:rsidRPr="00EC0A41">
        <w:rPr>
          <w:rFonts w:cs="Times New Roman"/>
        </w:rPr>
        <w:t>statsmodels.api</w:t>
      </w:r>
      <w:proofErr w:type="spellEnd"/>
      <w:r w:rsidRPr="00EC0A41">
        <w:rPr>
          <w:rFonts w:cs="Times New Roman"/>
        </w:rPr>
        <w:t xml:space="preserve"> as </w:t>
      </w:r>
      <w:proofErr w:type="spellStart"/>
      <w:r w:rsidRPr="00EC0A41">
        <w:rPr>
          <w:rFonts w:cs="Times New Roman"/>
        </w:rPr>
        <w:t>sm</w:t>
      </w:r>
      <w:proofErr w:type="spellEnd"/>
    </w:p>
    <w:p w14:paraId="631D898E" w14:textId="7DD2879B" w:rsidR="00EC0A41" w:rsidRPr="00EC0A41" w:rsidRDefault="00EC0A41" w:rsidP="00EC0A41">
      <w:pPr>
        <w:pStyle w:val="ListParagraph"/>
        <w:numPr>
          <w:ilvl w:val="0"/>
          <w:numId w:val="1"/>
        </w:numPr>
        <w:rPr>
          <w:rFonts w:cs="Times New Roman"/>
        </w:rPr>
      </w:pPr>
      <w:r w:rsidRPr="00EC0A41">
        <w:rPr>
          <w:rFonts w:cs="Times New Roman"/>
        </w:rPr>
        <w:t>from tabulate import tabulate</w:t>
      </w:r>
    </w:p>
    <w:p w14:paraId="7F32F8EE" w14:textId="52E70F4A"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sklearn.tree</w:t>
      </w:r>
      <w:proofErr w:type="spellEnd"/>
      <w:proofErr w:type="gramEnd"/>
      <w:r w:rsidRPr="00EC0A41">
        <w:rPr>
          <w:rFonts w:cs="Times New Roman"/>
        </w:rPr>
        <w:t xml:space="preserve"> import </w:t>
      </w:r>
      <w:proofErr w:type="spellStart"/>
      <w:r w:rsidRPr="00EC0A41">
        <w:rPr>
          <w:rFonts w:cs="Times New Roman"/>
        </w:rPr>
        <w:t>DecisionTreeClassifier</w:t>
      </w:r>
      <w:proofErr w:type="spellEnd"/>
    </w:p>
    <w:p w14:paraId="6184B553" w14:textId="62C601D7"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sklearn.metrics</w:t>
      </w:r>
      <w:proofErr w:type="spellEnd"/>
      <w:proofErr w:type="gramEnd"/>
      <w:r w:rsidRPr="00EC0A41">
        <w:rPr>
          <w:rFonts w:cs="Times New Roman"/>
        </w:rPr>
        <w:t xml:space="preserve"> import </w:t>
      </w:r>
      <w:proofErr w:type="spellStart"/>
      <w:r w:rsidRPr="00EC0A41">
        <w:rPr>
          <w:rFonts w:cs="Times New Roman"/>
        </w:rPr>
        <w:t>classification_report</w:t>
      </w:r>
      <w:proofErr w:type="spellEnd"/>
      <w:r w:rsidRPr="00EC0A41">
        <w:rPr>
          <w:rFonts w:cs="Times New Roman"/>
        </w:rPr>
        <w:t xml:space="preserve">, </w:t>
      </w:r>
      <w:proofErr w:type="spellStart"/>
      <w:r w:rsidRPr="00EC0A41">
        <w:rPr>
          <w:rFonts w:cs="Times New Roman"/>
        </w:rPr>
        <w:t>accuracy_score</w:t>
      </w:r>
      <w:proofErr w:type="spellEnd"/>
    </w:p>
    <w:p w14:paraId="3B2D1C86" w14:textId="649CF935"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sklearn.model</w:t>
      </w:r>
      <w:proofErr w:type="gramEnd"/>
      <w:r w:rsidRPr="00EC0A41">
        <w:rPr>
          <w:rFonts w:cs="Times New Roman"/>
        </w:rPr>
        <w:t>_selection</w:t>
      </w:r>
      <w:proofErr w:type="spellEnd"/>
      <w:r w:rsidRPr="00EC0A41">
        <w:rPr>
          <w:rFonts w:cs="Times New Roman"/>
        </w:rPr>
        <w:t xml:space="preserve"> import </w:t>
      </w:r>
      <w:proofErr w:type="spellStart"/>
      <w:r w:rsidRPr="00EC0A41">
        <w:rPr>
          <w:rFonts w:cs="Times New Roman"/>
        </w:rPr>
        <w:t>cross_val_score</w:t>
      </w:r>
      <w:proofErr w:type="spellEnd"/>
    </w:p>
    <w:p w14:paraId="4CAC25AF" w14:textId="395E3DEF"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sklearn.preprocessing</w:t>
      </w:r>
      <w:proofErr w:type="spellEnd"/>
      <w:proofErr w:type="gramEnd"/>
      <w:r w:rsidRPr="00EC0A41">
        <w:rPr>
          <w:rFonts w:cs="Times New Roman"/>
        </w:rPr>
        <w:t xml:space="preserve"> import </w:t>
      </w:r>
      <w:proofErr w:type="spellStart"/>
      <w:r w:rsidRPr="00EC0A41">
        <w:rPr>
          <w:rFonts w:cs="Times New Roman"/>
        </w:rPr>
        <w:t>StandardScaler</w:t>
      </w:r>
      <w:proofErr w:type="spellEnd"/>
    </w:p>
    <w:p w14:paraId="032E7EB9" w14:textId="5EB3EABA"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sklearn.neighbors</w:t>
      </w:r>
      <w:proofErr w:type="spellEnd"/>
      <w:proofErr w:type="gramEnd"/>
      <w:r w:rsidRPr="00EC0A41">
        <w:rPr>
          <w:rFonts w:cs="Times New Roman"/>
        </w:rPr>
        <w:t xml:space="preserve"> import </w:t>
      </w:r>
      <w:proofErr w:type="spellStart"/>
      <w:r w:rsidRPr="00EC0A41">
        <w:rPr>
          <w:rFonts w:cs="Times New Roman"/>
        </w:rPr>
        <w:t>KNeighborsClassifier</w:t>
      </w:r>
      <w:proofErr w:type="spellEnd"/>
    </w:p>
    <w:p w14:paraId="29C03203" w14:textId="24459964" w:rsidR="00EC0A41"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sklearn.linear</w:t>
      </w:r>
      <w:proofErr w:type="gramEnd"/>
      <w:r w:rsidRPr="00EC0A41">
        <w:rPr>
          <w:rFonts w:cs="Times New Roman"/>
        </w:rPr>
        <w:t>_model</w:t>
      </w:r>
      <w:proofErr w:type="spellEnd"/>
      <w:r w:rsidRPr="00EC0A41">
        <w:rPr>
          <w:rFonts w:cs="Times New Roman"/>
        </w:rPr>
        <w:t xml:space="preserve"> import </w:t>
      </w:r>
      <w:proofErr w:type="spellStart"/>
      <w:r w:rsidRPr="00EC0A41">
        <w:rPr>
          <w:rFonts w:cs="Times New Roman"/>
        </w:rPr>
        <w:t>LassoCV</w:t>
      </w:r>
      <w:proofErr w:type="spellEnd"/>
    </w:p>
    <w:p w14:paraId="03D99C71" w14:textId="3434C83D" w:rsidR="00E016EA" w:rsidRPr="00EC0A41" w:rsidRDefault="00EC0A41" w:rsidP="00EC0A41">
      <w:pPr>
        <w:pStyle w:val="ListParagraph"/>
        <w:numPr>
          <w:ilvl w:val="0"/>
          <w:numId w:val="1"/>
        </w:numPr>
        <w:rPr>
          <w:rFonts w:cs="Times New Roman"/>
        </w:rPr>
      </w:pPr>
      <w:r w:rsidRPr="00EC0A41">
        <w:rPr>
          <w:rFonts w:cs="Times New Roman"/>
        </w:rPr>
        <w:t xml:space="preserve">from </w:t>
      </w:r>
      <w:proofErr w:type="spellStart"/>
      <w:proofErr w:type="gramStart"/>
      <w:r w:rsidRPr="00EC0A41">
        <w:rPr>
          <w:rFonts w:cs="Times New Roman"/>
        </w:rPr>
        <w:t>sklearn.neighbors</w:t>
      </w:r>
      <w:proofErr w:type="spellEnd"/>
      <w:proofErr w:type="gramEnd"/>
      <w:r w:rsidRPr="00EC0A41">
        <w:rPr>
          <w:rFonts w:cs="Times New Roman"/>
        </w:rPr>
        <w:t xml:space="preserve"> import </w:t>
      </w:r>
      <w:proofErr w:type="spellStart"/>
      <w:r w:rsidRPr="00EC0A41">
        <w:rPr>
          <w:rFonts w:cs="Times New Roman"/>
        </w:rPr>
        <w:t>KNeighborsRegressor</w:t>
      </w:r>
      <w:proofErr w:type="spellEnd"/>
    </w:p>
    <w:p w14:paraId="7566A8FD" w14:textId="54DED68C" w:rsidR="00E016EA" w:rsidRPr="00F855B3" w:rsidRDefault="00E016EA" w:rsidP="00E016EA">
      <w:pPr>
        <w:rPr>
          <w:rFonts w:cs="Times New Roman"/>
          <w:b/>
          <w:bCs/>
        </w:rPr>
      </w:pPr>
      <w:r w:rsidRPr="00F855B3">
        <w:rPr>
          <w:rFonts w:cs="Times New Roman"/>
          <w:b/>
          <w:bCs/>
        </w:rPr>
        <w:t>Programming Language:</w:t>
      </w:r>
    </w:p>
    <w:p w14:paraId="6F45A833" w14:textId="3EFB7A36" w:rsidR="00E016EA" w:rsidRPr="00E016EA" w:rsidRDefault="00E016EA" w:rsidP="00E016EA">
      <w:pPr>
        <w:pStyle w:val="ListParagraph"/>
        <w:numPr>
          <w:ilvl w:val="0"/>
          <w:numId w:val="1"/>
        </w:numPr>
        <w:rPr>
          <w:rFonts w:cs="Times New Roman"/>
        </w:rPr>
      </w:pPr>
      <w:r>
        <w:rPr>
          <w:rFonts w:cs="Times New Roman"/>
        </w:rPr>
        <w:t xml:space="preserve">Python </w:t>
      </w:r>
    </w:p>
    <w:p w14:paraId="562A33FC" w14:textId="77777777" w:rsidR="00E016EA" w:rsidRPr="00E016EA" w:rsidRDefault="00E016EA" w:rsidP="00E016EA">
      <w:pPr>
        <w:rPr>
          <w:rFonts w:cs="Times New Roman"/>
        </w:rPr>
      </w:pPr>
    </w:p>
    <w:p w14:paraId="214F71AD" w14:textId="77777777" w:rsidR="00C66B63" w:rsidRDefault="00C66B63" w:rsidP="00C66B63">
      <w:pPr>
        <w:rPr>
          <w:rFonts w:cs="Times New Roman"/>
        </w:rPr>
      </w:pPr>
    </w:p>
    <w:p w14:paraId="7FEC51A4" w14:textId="69916174" w:rsidR="00153DE8" w:rsidRDefault="00153DE8">
      <w:pPr>
        <w:rPr>
          <w:rFonts w:cs="Times New Roman"/>
        </w:rPr>
      </w:pPr>
      <w:r>
        <w:rPr>
          <w:rFonts w:cs="Times New Roman"/>
        </w:rPr>
        <w:br w:type="page"/>
      </w:r>
    </w:p>
    <w:p w14:paraId="09549F1F" w14:textId="62E5C8BC" w:rsidR="00C66B63" w:rsidRPr="003A2F7E" w:rsidRDefault="003A2F7E" w:rsidP="00C66B63">
      <w:pPr>
        <w:rPr>
          <w:rFonts w:cs="Times New Roman"/>
          <w:b/>
          <w:bCs/>
        </w:rPr>
      </w:pPr>
      <w:r w:rsidRPr="003A2F7E">
        <w:rPr>
          <w:rFonts w:cs="Times New Roman"/>
          <w:b/>
          <w:bCs/>
        </w:rPr>
        <w:lastRenderedPageBreak/>
        <w:t>INTRODUCTION</w:t>
      </w:r>
      <w:r w:rsidR="004D212A" w:rsidRPr="003A2F7E">
        <w:rPr>
          <w:rFonts w:cs="Times New Roman"/>
          <w:b/>
          <w:bCs/>
        </w:rPr>
        <w:t xml:space="preserve"> </w:t>
      </w:r>
    </w:p>
    <w:p w14:paraId="33DF6A78" w14:textId="6A938247" w:rsidR="00034BF5" w:rsidRDefault="008E02F7">
      <w:pPr>
        <w:rPr>
          <w:rFonts w:cs="Times New Roman"/>
        </w:rPr>
      </w:pPr>
      <w:r>
        <w:rPr>
          <w:rFonts w:cs="Times New Roman"/>
        </w:rPr>
        <w:t xml:space="preserve">This is </w:t>
      </w:r>
      <w:r w:rsidR="00472E2E">
        <w:rPr>
          <w:rFonts w:cs="Times New Roman"/>
        </w:rPr>
        <w:t xml:space="preserve">a brief report on the work done on the Kaggle competition. In this exercise, we try to </w:t>
      </w:r>
      <w:r w:rsidR="00A37591">
        <w:rPr>
          <w:rFonts w:cs="Times New Roman"/>
        </w:rPr>
        <w:t xml:space="preserve">test the accuracy of various models on the Kaggle train data set. The best model is selected purely based on accuracy score and submitted. </w:t>
      </w:r>
      <w:r w:rsidR="00034BF5">
        <w:rPr>
          <w:rFonts w:cs="Times New Roman"/>
        </w:rPr>
        <w:br w:type="page"/>
      </w:r>
    </w:p>
    <w:p w14:paraId="30386A99" w14:textId="45B2A897" w:rsidR="00A16B37" w:rsidRPr="000E3882" w:rsidRDefault="003A2F7E" w:rsidP="000E3882">
      <w:pPr>
        <w:jc w:val="center"/>
        <w:rPr>
          <w:b/>
          <w:bCs/>
          <w:sz w:val="32"/>
          <w:szCs w:val="32"/>
        </w:rPr>
      </w:pPr>
      <w:r w:rsidRPr="000E3882">
        <w:rPr>
          <w:b/>
          <w:bCs/>
          <w:sz w:val="32"/>
          <w:szCs w:val="32"/>
        </w:rPr>
        <w:lastRenderedPageBreak/>
        <w:t>SOLUTIONS</w:t>
      </w:r>
    </w:p>
    <w:p w14:paraId="33B51604" w14:textId="2AA13BA4" w:rsidR="001061ED" w:rsidRPr="001061ED" w:rsidRDefault="006109B7" w:rsidP="000E3882">
      <w:pPr>
        <w:pStyle w:val="Heading1"/>
      </w:pPr>
      <w:r>
        <w:t>Q</w:t>
      </w:r>
      <w:r w:rsidR="001061ED">
        <w:t>UESTION</w:t>
      </w:r>
      <w:r>
        <w:t xml:space="preserve"> 1: </w:t>
      </w:r>
      <w:r w:rsidR="008F731E">
        <w:t>PCA</w:t>
      </w:r>
      <w:r w:rsidR="00413E31">
        <w:t xml:space="preserve">. </w:t>
      </w:r>
    </w:p>
    <w:p w14:paraId="0D3632FB" w14:textId="6C89D0C1" w:rsidR="00813969" w:rsidRDefault="00061CBB" w:rsidP="001061ED">
      <w:pPr>
        <w:pStyle w:val="Heading2"/>
      </w:pPr>
      <w:r>
        <w:t>PCA and Application</w:t>
      </w:r>
      <w:r w:rsidR="003C2658">
        <w:t>:</w:t>
      </w:r>
    </w:p>
    <w:p w14:paraId="3BBDA519" w14:textId="03753CC4" w:rsidR="00E83FCA" w:rsidRDefault="00B548A4" w:rsidP="00F4495A">
      <w:r>
        <w:t xml:space="preserve">It is </w:t>
      </w:r>
      <w:r w:rsidR="00035F6F">
        <w:t>commonplace</w:t>
      </w:r>
      <w:r>
        <w:t xml:space="preserve"> today to deal with high dimensional dataset with increasing number of </w:t>
      </w:r>
      <w:r w:rsidR="00035F6F">
        <w:t>features. In the concept of machine learning, this will mean threat to the accuracy of the model</w:t>
      </w:r>
      <w:r w:rsidR="008E0E84">
        <w:t xml:space="preserve">, and most often, overfitting. </w:t>
      </w:r>
      <w:r w:rsidR="00E83FCA">
        <w:t xml:space="preserve">Principal </w:t>
      </w:r>
      <w:r w:rsidR="00E83FCA" w:rsidRPr="00E83FCA">
        <w:t>component analysis (PCA)</w:t>
      </w:r>
      <w:r w:rsidR="00E83FCA">
        <w:t xml:space="preserve"> is </w:t>
      </w:r>
      <w:r w:rsidR="004467CE">
        <w:t>employed</w:t>
      </w:r>
      <w:r w:rsidR="00E83FCA">
        <w:t xml:space="preserve"> </w:t>
      </w:r>
      <w:r w:rsidR="000664AF">
        <w:t>today when dealing with</w:t>
      </w:r>
      <w:r w:rsidR="007B0D54">
        <w:t xml:space="preserve"> high dimensional datasets with </w:t>
      </w:r>
      <w:r w:rsidR="00765960">
        <w:t>large number of</w:t>
      </w:r>
      <w:r w:rsidR="00DF31EA">
        <w:t xml:space="preserve"> features.</w:t>
      </w:r>
    </w:p>
    <w:p w14:paraId="5AC2BFE3" w14:textId="386BDA32" w:rsidR="002E644D" w:rsidRDefault="00F4495A" w:rsidP="00F4495A">
      <w:r>
        <w:t>The task of PCA is to reduce the dimensionality of some high-dimensional data points by linearly projecting them onto a lower-dimensional space in such a way that the reconstruction error made by this projection is minimal</w:t>
      </w:r>
      <w:r w:rsidR="00BB0799">
        <w:fldChar w:fldCharType="begin"/>
      </w:r>
      <w:r w:rsidR="00BB0799">
        <w:instrText xml:space="preserve"> ADDIN ZOTERO_ITEM CSL_CITATION {"citationID":"hfggb7dO","properties":{"formattedCitation":"[4]","plainCitation":"[4]","noteIndex":0},"citationItems":[{"id":234,"uris":["http://zotero.org/users/14711598/items/YIT7WP8Y"],"itemData":{"id":234,"type":"article-journal","language":"en","source":"Zotero","title":"Lecture Notes on Principal Component Analysis","author":[{"family":"Wiskott","given":"Laurenz"}]}}],"schema":"https://github.com/citation-style-language/schema/raw/master/csl-citation.json"} </w:instrText>
      </w:r>
      <w:r w:rsidR="00BB0799">
        <w:fldChar w:fldCharType="separate"/>
      </w:r>
      <w:r w:rsidR="00BB0799" w:rsidRPr="00BB0799">
        <w:rPr>
          <w:rFonts w:cs="Times New Roman"/>
        </w:rPr>
        <w:t>[4]</w:t>
      </w:r>
      <w:r w:rsidR="00BB0799">
        <w:fldChar w:fldCharType="end"/>
      </w:r>
      <w:r>
        <w:t>.</w:t>
      </w:r>
      <w:r w:rsidR="00DF31EA">
        <w:t xml:space="preserve"> </w:t>
      </w:r>
      <w:r w:rsidR="00365E5B">
        <w:t xml:space="preserve">It can also be defined as </w:t>
      </w:r>
      <w:r w:rsidR="00365E5B" w:rsidRPr="00365E5B">
        <w:t>a versatile statistical method for reducing a cases-by-variables data table to its essential features, called principal components</w:t>
      </w:r>
      <w:r w:rsidR="001E6210">
        <w:fldChar w:fldCharType="begin"/>
      </w:r>
      <w:r w:rsidR="001E6210">
        <w:instrText xml:space="preserve"> ADDIN ZOTERO_ITEM CSL_CITATION {"citationID":"1P2aUF7v","properties":{"formattedCitation":"[5]","plainCitation":"[5]","noteIndex":0},"citationItems":[{"id":236,"uris":["http://zotero.org/users/14711598/items/X3M2EKN7"],"itemData":{"id":236,"type":"webpage","title":"Principal component analysis | Nature Reviews Methods Primers","URL":"https://www.nature.com/articles/s43586-022-00184-w","accessed":{"date-parts":[["2024",11,24]]}}}],"schema":"https://github.com/citation-style-language/schema/raw/master/csl-citation.json"} </w:instrText>
      </w:r>
      <w:r w:rsidR="001E6210">
        <w:fldChar w:fldCharType="separate"/>
      </w:r>
      <w:r w:rsidR="001E6210" w:rsidRPr="001E6210">
        <w:rPr>
          <w:rFonts w:cs="Times New Roman"/>
        </w:rPr>
        <w:t>[5]</w:t>
      </w:r>
      <w:r w:rsidR="001E6210">
        <w:fldChar w:fldCharType="end"/>
      </w:r>
      <w:r w:rsidR="00365E5B" w:rsidRPr="00365E5B">
        <w:t>.</w:t>
      </w:r>
      <w:r w:rsidR="002D59EF">
        <w:t xml:space="preserve"> </w:t>
      </w:r>
      <w:r w:rsidR="004F6815">
        <w:t>In essence, it is a pro</w:t>
      </w:r>
      <w:r w:rsidR="00DA10FE">
        <w:t xml:space="preserve">cess that summarises high dimensional data in a way that captures the greatest </w:t>
      </w:r>
      <w:r w:rsidR="008736A2">
        <w:t xml:space="preserve">variance or information </w:t>
      </w:r>
      <w:r w:rsidR="006B032D">
        <w:t xml:space="preserve">found in the data points. </w:t>
      </w:r>
      <w:r w:rsidR="00BC082B">
        <w:t xml:space="preserve">The first principal component </w:t>
      </w:r>
      <w:r w:rsidR="00693594">
        <w:t xml:space="preserve">account for the greatest percentage of variation </w:t>
      </w:r>
      <w:r w:rsidR="00345694">
        <w:t xml:space="preserve">in </w:t>
      </w:r>
      <w:r w:rsidR="008246F3">
        <w:t xml:space="preserve">the data set </w:t>
      </w:r>
      <w:r w:rsidR="00345694">
        <w:t>follo</w:t>
      </w:r>
      <w:r w:rsidR="00A23520">
        <w:t xml:space="preserve">wed by the second principal component and so on. </w:t>
      </w:r>
    </w:p>
    <w:p w14:paraId="0A896B26" w14:textId="6258AF75" w:rsidR="00A779D2" w:rsidRDefault="00397A36" w:rsidP="00F4495A">
      <w:r>
        <w:t>Two</w:t>
      </w:r>
      <w:r w:rsidR="0035025A">
        <w:t xml:space="preserve"> typical</w:t>
      </w:r>
      <w:r>
        <w:t xml:space="preserve"> </w:t>
      </w:r>
      <w:r w:rsidR="00AC6A0F">
        <w:t>applications</w:t>
      </w:r>
      <w:r>
        <w:t xml:space="preserve"> of PCA in M</w:t>
      </w:r>
      <w:r w:rsidR="00AC6A0F">
        <w:t>achine Learning include:</w:t>
      </w:r>
    </w:p>
    <w:p w14:paraId="1B6FAA80" w14:textId="2E61DE19" w:rsidR="001551CE" w:rsidRDefault="008E0294" w:rsidP="008E0294">
      <w:pPr>
        <w:pStyle w:val="ListParagraph"/>
        <w:numPr>
          <w:ilvl w:val="0"/>
          <w:numId w:val="26"/>
        </w:numPr>
      </w:pPr>
      <w:r>
        <w:t>Quantitative Finance</w:t>
      </w:r>
      <w:r w:rsidR="009463CC">
        <w:fldChar w:fldCharType="begin"/>
      </w:r>
      <w:r w:rsidR="009463CC">
        <w:instrText xml:space="preserve"> ADDIN ZOTERO_ITEM CSL_CITATION {"citationID":"coKfEOwQ","properties":{"formattedCitation":"[6]","plainCitation":"[6]","noteIndex":0},"citationItems":[{"id":266,"uris":["http://zotero.org/users/14711598/items/R6N2T978"],"itemData":{"id":266,"type":"webpage","abstract":"This article gives a brief introduction to PCA and explains the applications of Principal Component Analysis in Neuroscience, Quantitative Finance, Image Compression (with a coding example), Facial Recogntion  and others.","container-title":"OpenGenus IQ: Learn Algorithms, DL, System Design","language":"en","title":"Applications of Principal Component Analysis (PCA)","URL":"https://iq.opengenus.org/applications-of-pca/","accessed":{"date-parts":[["2024",12,4]]},"issued":{"date-parts":[["2020",3,26]]}}}],"schema":"https://github.com/citation-style-language/schema/raw/master/csl-citation.json"} </w:instrText>
      </w:r>
      <w:r w:rsidR="009463CC">
        <w:fldChar w:fldCharType="separate"/>
      </w:r>
      <w:r w:rsidR="009463CC" w:rsidRPr="009463CC">
        <w:rPr>
          <w:rFonts w:cs="Times New Roman"/>
        </w:rPr>
        <w:t>[6]</w:t>
      </w:r>
      <w:r w:rsidR="009463CC">
        <w:fldChar w:fldCharType="end"/>
      </w:r>
      <w:r w:rsidR="00265D9D">
        <w:t>:</w:t>
      </w:r>
      <w:r w:rsidR="009463CC">
        <w:t xml:space="preserve"> In </w:t>
      </w:r>
      <w:r w:rsidR="008766B2">
        <w:t xml:space="preserve">a financial setting </w:t>
      </w:r>
      <w:r w:rsidR="00E83E40">
        <w:t xml:space="preserve">where it become imperative to </w:t>
      </w:r>
      <w:r w:rsidR="00E74052">
        <w:t>analyse</w:t>
      </w:r>
      <w:r w:rsidR="00E83E40">
        <w:t xml:space="preserve"> </w:t>
      </w:r>
      <w:r w:rsidR="00E74052">
        <w:t xml:space="preserve">a huge portfolio of stocks, principal component analysis can come in handy to reduce the complexity of </w:t>
      </w:r>
      <w:r w:rsidR="00E256CB">
        <w:t xml:space="preserve">analysis. </w:t>
      </w:r>
      <w:r w:rsidR="0055479F">
        <w:t xml:space="preserve">In a situation where a model will be trained on this data, </w:t>
      </w:r>
      <w:r w:rsidR="008D5738">
        <w:t xml:space="preserve">just the </w:t>
      </w:r>
      <w:r w:rsidR="00303504">
        <w:t>significant</w:t>
      </w:r>
      <w:r w:rsidR="008D5738">
        <w:t xml:space="preserve"> </w:t>
      </w:r>
      <w:r w:rsidR="00303504">
        <w:t xml:space="preserve">stocks will be kept. </w:t>
      </w:r>
    </w:p>
    <w:p w14:paraId="3428B98C" w14:textId="301185E8" w:rsidR="00303504" w:rsidRDefault="00303504" w:rsidP="008E0294">
      <w:pPr>
        <w:pStyle w:val="ListParagraph"/>
        <w:numPr>
          <w:ilvl w:val="0"/>
          <w:numId w:val="26"/>
        </w:numPr>
      </w:pPr>
      <w:r>
        <w:t>Im</w:t>
      </w:r>
      <w:r w:rsidR="00B67CF1">
        <w:t xml:space="preserve">age compression: </w:t>
      </w:r>
      <w:r w:rsidR="002B259F">
        <w:t xml:space="preserve">During </w:t>
      </w:r>
      <w:r w:rsidR="00105567">
        <w:t>image comparison, we try to</w:t>
      </w:r>
      <w:r w:rsidR="005A0BDE">
        <w:t xml:space="preserve"> take out features that will not greatly </w:t>
      </w:r>
      <w:r w:rsidR="006002AA">
        <w:t xml:space="preserve">distort the overall view of the image. </w:t>
      </w:r>
      <w:r w:rsidR="00BD651E">
        <w:t>PCA can help us achieve this.</w:t>
      </w:r>
    </w:p>
    <w:p w14:paraId="5BFC1456" w14:textId="325364FB" w:rsidR="001551CE" w:rsidRDefault="001551CE" w:rsidP="00F4495A">
      <w:r>
        <w:t>Considering</w:t>
      </w:r>
      <w:r w:rsidRPr="00E206F4">
        <w:t xml:space="preserve"> PCA to transform a set</w:t>
      </w:r>
      <w:r>
        <w:t xml:space="preserve"> </w:t>
      </w:r>
      <w:r w:rsidRPr="00E206F4">
        <w:t>of explanatory variables</w:t>
      </w:r>
      <w:r>
        <w:t xml:space="preserve"> is essential for the following reasons:</w:t>
      </w:r>
    </w:p>
    <w:p w14:paraId="46240047" w14:textId="67DC5AE4" w:rsidR="00F0244E" w:rsidRDefault="006A0310" w:rsidP="005C5B32">
      <w:pPr>
        <w:pStyle w:val="ListParagraph"/>
        <w:numPr>
          <w:ilvl w:val="0"/>
          <w:numId w:val="10"/>
        </w:numPr>
      </w:pPr>
      <w:r>
        <w:t xml:space="preserve">Dimensionality reduction: </w:t>
      </w:r>
      <w:r w:rsidR="00F605FC">
        <w:t xml:space="preserve">PCA </w:t>
      </w:r>
      <w:r w:rsidR="007B47E5">
        <w:t>helps us extract the</w:t>
      </w:r>
      <w:r w:rsidR="00EF20D2">
        <w:t xml:space="preserve"> most useful features </w:t>
      </w:r>
      <w:r w:rsidR="00B765F6">
        <w:t>in a</w:t>
      </w:r>
      <w:r w:rsidR="00EF20D2">
        <w:t xml:space="preserve"> data set</w:t>
      </w:r>
      <w:r w:rsidR="00B765F6">
        <w:t>: feature extraction</w:t>
      </w:r>
      <w:r w:rsidR="00775C28">
        <w:fldChar w:fldCharType="begin"/>
      </w:r>
      <w:r w:rsidR="009463CC">
        <w:instrText xml:space="preserve"> ADDIN ZOTERO_ITEM CSL_CITATION {"citationID":"9j84h57Y","properties":{"formattedCitation":"[7]","plainCitation":"[7]","noteIndex":0},"citationItems":[{"id":237,"uris":["http://zotero.org/users/14711598/items/YIFVL3T7"],"itemData":{"id":237,"type":"webpage","abstract":"A Computer Science portal for geeks. It contains well written, well thought and well explained computer science and programming articles, quizzes and practice/competitive programming/company interview Questions.","container-title":"GeeksforGeeks","language":"en-US","note":"section: Machine Learning","title":"Introduction to Dimensionality Reduction","URL":"https://www.geeksforgeeks.org/dimensionality-reduction/","accessed":{"date-parts":[["2024",11,24]]},"issued":{"date-parts":[["2017",6,1]]}}}],"schema":"https://github.com/citation-style-language/schema/raw/master/csl-citation.json"} </w:instrText>
      </w:r>
      <w:r w:rsidR="00775C28">
        <w:fldChar w:fldCharType="separate"/>
      </w:r>
      <w:r w:rsidR="009463CC" w:rsidRPr="009463CC">
        <w:rPr>
          <w:rFonts w:cs="Times New Roman"/>
        </w:rPr>
        <w:t>[7]</w:t>
      </w:r>
      <w:r w:rsidR="00775C28">
        <w:fldChar w:fldCharType="end"/>
      </w:r>
      <w:r w:rsidR="00B765F6">
        <w:t xml:space="preserve">. </w:t>
      </w:r>
    </w:p>
    <w:p w14:paraId="21709D18" w14:textId="214ACCDC" w:rsidR="00E206F4" w:rsidRDefault="00F0244E" w:rsidP="001551CE">
      <w:pPr>
        <w:pStyle w:val="ListParagraph"/>
        <w:numPr>
          <w:ilvl w:val="0"/>
          <w:numId w:val="10"/>
        </w:numPr>
      </w:pPr>
      <w:r>
        <w:t>Noise Filtering</w:t>
      </w:r>
      <w:r w:rsidR="00EE095B">
        <w:t>: If we focus on the principal components of our given data</w:t>
      </w:r>
      <w:r w:rsidR="00932088">
        <w:t>sets, we eliminate</w:t>
      </w:r>
      <w:r w:rsidR="00FE27EB">
        <w:t xml:space="preserve"> redundant information or noise</w:t>
      </w:r>
      <w:r w:rsidR="00551EFD">
        <w:fldChar w:fldCharType="begin"/>
      </w:r>
      <w:r w:rsidR="009463CC">
        <w:instrText xml:space="preserve"> ADDIN ZOTERO_ITEM CSL_CITATION {"citationID":"K9TpTv66","properties":{"formattedCitation":"[8]","plainCitation":"[8]","noteIndex":0},"citationItems":[{"id":238,"uris":["http://zotero.org/users/14711598/items/DUDPBJ7I"],"itemData":{"id":238,"type":"webpage","abstract":"Principal component analysis (PCA) reduces the number of dimensions in large datasets to principal components that retain most of the original information.","language":"en","title":"What Is Principal Component Analysis (PCA)? | IBM","title-short":"What Is Principal Component Analysis (PCA)?","URL":"https://www.ibm.com/topics/principal-component-analysis","accessed":{"date-parts":[["2024",11,24]]},"issued":{"date-parts":[["2023",12,4]]}}}],"schema":"https://github.com/citation-style-language/schema/raw/master/csl-citation.json"} </w:instrText>
      </w:r>
      <w:r w:rsidR="00551EFD">
        <w:fldChar w:fldCharType="separate"/>
      </w:r>
      <w:r w:rsidR="009463CC" w:rsidRPr="009463CC">
        <w:rPr>
          <w:rFonts w:cs="Times New Roman"/>
        </w:rPr>
        <w:t>[8]</w:t>
      </w:r>
      <w:r w:rsidR="00551EFD">
        <w:fldChar w:fldCharType="end"/>
      </w:r>
      <w:r w:rsidR="00FE27EB">
        <w:t xml:space="preserve">.  </w:t>
      </w:r>
      <w:r>
        <w:t xml:space="preserve"> </w:t>
      </w:r>
      <w:r w:rsidR="002917C0">
        <w:t xml:space="preserve"> </w:t>
      </w:r>
    </w:p>
    <w:p w14:paraId="1E8CA457" w14:textId="700AE1EA" w:rsidR="00080840" w:rsidRDefault="00D30C41" w:rsidP="00080840">
      <w:pPr>
        <w:pStyle w:val="Heading2"/>
      </w:pPr>
      <w:r>
        <w:t>Mathematical Equations</w:t>
      </w:r>
      <w:r w:rsidR="003C2658">
        <w:t>:</w:t>
      </w:r>
      <w:r>
        <w:t xml:space="preserve"> </w:t>
      </w:r>
    </w:p>
    <w:p w14:paraId="6BF0E533" w14:textId="30A6A348" w:rsidR="003A24EB" w:rsidRDefault="00C51B1A" w:rsidP="00E206F4">
      <w:r>
        <w:t>To</w:t>
      </w:r>
      <w:r w:rsidR="00F93D41">
        <w:t xml:space="preserve"> perform PCA, we </w:t>
      </w:r>
      <w:r w:rsidR="00A63B53">
        <w:t>go through a succession of steps</w:t>
      </w:r>
      <w:r w:rsidR="00F93D41">
        <w:fldChar w:fldCharType="begin"/>
      </w:r>
      <w:r w:rsidR="009463CC">
        <w:instrText xml:space="preserve"> ADDIN ZOTERO_ITEM CSL_CITATION {"citationID":"88148q2D","properties":{"formattedCitation":"[9,10]","plainCitation":"[9,10]","noteIndex":0},"citationItems":[{"id":239,"uris":["http://zotero.org/users/14711598/items/77LPB7HC"],"itemData":{"id":239,"type":"post-weblog","abstract":"You probably used scikit-learn’s PCA module in your model trainings or visualizations, but have you wondered about the mathematical…","container-title":"Medium","language":"en","title":"Principal Component Analysis (PCA) — A Step-by-Step Practical Tutorial (w/ Numeric Examples)","URL":"https://medium.com/@aalhallag/principal-component-analysis-pca-a-step-by-step-practical-tutorial-w-numeric-examples-01c7b1412b53","author":[{"family":"Alhallag","given":"Ahmed"}],"accessed":{"date-parts":[["2024",11,24]]},"issued":{"date-parts":[["2024",3,28]]}}},{"id":240,"uris":["http://zotero.org/users/14711598/items/UT2GGNBF"],"itemData":{"id":240,"type":"webpage","abstract":"Lecture 9 Principal Component Analysis","container-title":"MIT OpenCourseWare","language":"en","title":"18.650 (F16) Lecture 9: Principal Component Analysis (PCA) | Statistics for Applications | Mathematics","title-short":"18.650 (F16) Lecture 9","URL":"https://ocw.mit.edu/courses/18-650-statistics-for-applications-fall-2016/resources/mit18_650f16_pca/","accessed":{"date-parts":[["2024",11,28]]}}}],"schema":"https://github.com/citation-style-language/schema/raw/master/csl-citation.json"} </w:instrText>
      </w:r>
      <w:r w:rsidR="00F93D41">
        <w:fldChar w:fldCharType="separate"/>
      </w:r>
      <w:r w:rsidR="009463CC" w:rsidRPr="009463CC">
        <w:rPr>
          <w:rFonts w:cs="Times New Roman"/>
        </w:rPr>
        <w:t>[9,10]</w:t>
      </w:r>
      <w:r w:rsidR="00F93D41">
        <w:fldChar w:fldCharType="end"/>
      </w:r>
      <w:r w:rsidR="00585671">
        <w:t xml:space="preserve">. </w:t>
      </w:r>
      <w:r w:rsidR="00EB3785">
        <w:t xml:space="preserve">The input metrics to this series of equation is an </w:t>
      </w:r>
      <w:r w:rsidR="00610CEE">
        <w:t xml:space="preserve">N </w:t>
      </w:r>
      <w:r w:rsidR="00610CEE">
        <w:rPr>
          <w:rFonts w:cs="Times New Roman"/>
        </w:rPr>
        <w:t>×</w:t>
      </w:r>
      <w:r w:rsidR="00610CEE">
        <w:t xml:space="preserve"> M matri</w:t>
      </w:r>
      <w:r w:rsidR="006100E6">
        <w:t>x</w:t>
      </w:r>
      <w:ins w:id="0" w:author="Microsoft Word" w:date="2024-11-28T19:13:00Z" w16du:dateUtc="2024-11-28T17:13:00Z">
        <w:r w:rsidR="004C3B7F">
          <w:t>,</w:t>
        </w:r>
      </w:ins>
      <w:r w:rsidR="006100E6">
        <w:t xml:space="preserve"> w</w:t>
      </w:r>
      <w:r w:rsidR="00AF07D3">
        <w:t>h</w:t>
      </w:r>
      <w:r w:rsidR="006100E6">
        <w:t xml:space="preserve">ere N is the number of entries and M the number of </w:t>
      </w:r>
      <w:r w:rsidR="00AF07D3">
        <w:t>features or dimension of the inp</w:t>
      </w:r>
      <w:r w:rsidR="00FB4254">
        <w:t>ut matrix</w:t>
      </w:r>
      <w:ins w:id="1" w:author="Microsoft Word" w:date="2024-11-28T19:13:00Z" w16du:dateUtc="2024-11-28T17:13:00Z">
        <w:r w:rsidR="00026E6D">
          <w:t xml:space="preserve"> </w:t>
        </w:r>
      </w:ins>
      <w:r w:rsidR="00585671">
        <w:t xml:space="preserve"> </w:t>
      </w:r>
    </w:p>
    <w:p w14:paraId="10293303" w14:textId="7910D99A" w:rsidR="00703A55" w:rsidRDefault="00FB4254" w:rsidP="005C5B32">
      <w:pPr>
        <w:pStyle w:val="ListParagraph"/>
        <w:numPr>
          <w:ilvl w:val="0"/>
          <w:numId w:val="11"/>
        </w:numPr>
        <w:spacing w:before="240"/>
      </w:pPr>
      <w:r w:rsidRPr="00F71063">
        <w:rPr>
          <w:i/>
          <w:iCs/>
        </w:rPr>
        <w:t>Comput</w:t>
      </w:r>
      <w:r w:rsidR="00BC118D" w:rsidRPr="00F71063">
        <w:rPr>
          <w:i/>
          <w:iCs/>
        </w:rPr>
        <w:t>ation of co</w:t>
      </w:r>
      <w:r w:rsidR="00E521B8">
        <w:rPr>
          <w:i/>
          <w:iCs/>
        </w:rPr>
        <w:t>v</w:t>
      </w:r>
      <w:r w:rsidR="00BC118D" w:rsidRPr="00F71063">
        <w:rPr>
          <w:i/>
          <w:iCs/>
        </w:rPr>
        <w:t>ariance matrix:</w:t>
      </w:r>
      <w:r w:rsidR="00BC118D">
        <w:t xml:space="preserve"> </w:t>
      </w:r>
      <w:r w:rsidR="00E441FA">
        <w:t xml:space="preserve">We compute </w:t>
      </w:r>
      <w:r w:rsidR="00C22835">
        <w:t>the cova</w:t>
      </w:r>
      <w:r w:rsidR="00F71063">
        <w:t>riance matrix S</w:t>
      </w:r>
      <w:r w:rsidR="003C0CFE">
        <w:t xml:space="preserve">, and </w:t>
      </w:r>
      <w:r w:rsidR="00DB4C0C">
        <w:t>M</w:t>
      </w:r>
      <w:r w:rsidR="00DB4C0C">
        <w:rPr>
          <w:rFonts w:cs="Times New Roman"/>
        </w:rPr>
        <w:t>×</w:t>
      </w:r>
      <w:r w:rsidR="00DB4C0C">
        <w:t>M matrix,</w:t>
      </w:r>
      <w:r w:rsidR="00953EBA">
        <w:t xml:space="preserve"> the covariance between every feature in the input mat</w:t>
      </w:r>
      <w:r w:rsidR="000F05D3">
        <w:t>rix:</w:t>
      </w:r>
    </w:p>
    <w:p w14:paraId="6086EC15" w14:textId="5736BE00" w:rsidR="000F05D3" w:rsidRPr="00CA3D68" w:rsidRDefault="00197B5F" w:rsidP="00242E4C">
      <w:pPr>
        <w:pStyle w:val="ListParagraph"/>
        <w:spacing w:before="240"/>
        <w:ind w:left="1080"/>
        <w:rPr>
          <w:rFonts w:eastAsiaTheme="minorEastAsia"/>
        </w:rPr>
      </w:pPr>
      <m:oMathPara>
        <m:oMath>
          <m:r>
            <w:rPr>
              <w:rFonts w:ascii="Cambria Math" w:hAnsi="Cambria Math"/>
            </w:rPr>
            <m:t>S= (σj,k)j,k=1,...,d, where σj,k = cov(Xj , Xk).</m:t>
          </m:r>
        </m:oMath>
      </m:oMathPara>
    </w:p>
    <w:p w14:paraId="192A581D" w14:textId="77EFE78B" w:rsidR="003874D9" w:rsidRDefault="00242E4C" w:rsidP="005C5B32">
      <w:pPr>
        <w:pStyle w:val="ListParagraph"/>
        <w:numPr>
          <w:ilvl w:val="0"/>
          <w:numId w:val="11"/>
        </w:numPr>
      </w:pPr>
      <w:r w:rsidRPr="003874D9">
        <w:rPr>
          <w:i/>
          <w:iCs/>
        </w:rPr>
        <w:lastRenderedPageBreak/>
        <w:t>Eigen Value Decomposition:</w:t>
      </w:r>
      <w:r w:rsidR="00BF7F0F">
        <w:t xml:space="preserve"> We perform the </w:t>
      </w:r>
      <w:r w:rsidR="003874D9">
        <w:t xml:space="preserve">decomposition </w:t>
      </w:r>
    </w:p>
    <w:p w14:paraId="39030892" w14:textId="5E44234C" w:rsidR="00CA3D68" w:rsidRDefault="003874D9" w:rsidP="00023915">
      <w:pPr>
        <w:pStyle w:val="ListParagraph"/>
        <w:ind w:left="1080"/>
        <w:jc w:val="center"/>
        <w:rPr>
          <w:rFonts w:eastAsiaTheme="minorEastAsia"/>
          <w:iCs/>
        </w:rPr>
      </w:pPr>
      <m:oMath>
        <m:r>
          <w:rPr>
            <w:rFonts w:ascii="Cambria Math" w:hAnsi="Cambria Math"/>
          </w:rPr>
          <m:t>S=PD</m:t>
        </m:r>
        <m:sSup>
          <m:sSupPr>
            <m:ctrlPr>
              <w:rPr>
                <w:rFonts w:ascii="Cambria Math" w:hAnsi="Cambria Math"/>
                <w:i/>
                <w:iCs/>
              </w:rPr>
            </m:ctrlPr>
          </m:sSupPr>
          <m:e>
            <m:r>
              <w:rPr>
                <w:rFonts w:ascii="Cambria Math" w:hAnsi="Cambria Math"/>
              </w:rPr>
              <m:t>P</m:t>
            </m:r>
          </m:e>
          <m:sup>
            <m:r>
              <w:rPr>
                <w:rFonts w:ascii="Cambria Math" w:hAnsi="Cambria Math"/>
              </w:rPr>
              <m:t>T</m:t>
            </m:r>
          </m:sup>
        </m:sSup>
      </m:oMath>
      <w:r w:rsidR="00023915">
        <w:rPr>
          <w:rFonts w:eastAsiaTheme="minorEastAsia"/>
          <w:iCs/>
        </w:rPr>
        <w:t xml:space="preserve"> </w:t>
      </w:r>
      <w:proofErr w:type="gramStart"/>
      <w:r w:rsidR="00023915">
        <w:rPr>
          <w:rFonts w:eastAsiaTheme="minorEastAsia"/>
          <w:iCs/>
        </w:rPr>
        <w:t>where</w:t>
      </w:r>
      <w:proofErr w:type="gramEnd"/>
      <w:r w:rsidR="00023915">
        <w:rPr>
          <w:rFonts w:eastAsiaTheme="minorEastAsia"/>
          <w:iCs/>
        </w:rPr>
        <w:t xml:space="preserve">, </w:t>
      </w:r>
    </w:p>
    <w:p w14:paraId="7DD468F7" w14:textId="424FBBFA" w:rsidR="00023915" w:rsidRDefault="006B3BFC" w:rsidP="00023915">
      <w:pPr>
        <w:pStyle w:val="ListParagraph"/>
        <w:ind w:left="1080"/>
        <w:rPr>
          <w:rFonts w:eastAsiaTheme="minorEastAsia"/>
        </w:rPr>
      </w:pPr>
      <m:oMath>
        <m:r>
          <w:rPr>
            <w:rFonts w:ascii="Cambria Math" w:hAnsi="Cambria Math"/>
          </w:rPr>
          <m:t>P= (v1, . . . , vd)</m:t>
        </m:r>
      </m:oMath>
      <w:r>
        <w:rPr>
          <w:rFonts w:eastAsiaTheme="minorEastAsia"/>
        </w:rPr>
        <w:t xml:space="preserve"> is an orthogonal matrix</w:t>
      </w:r>
      <w:r w:rsidR="002719D3">
        <w:rPr>
          <w:rFonts w:eastAsiaTheme="minorEastAsia"/>
        </w:rPr>
        <w:t xml:space="preserve">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T</m:t>
            </m:r>
          </m:sup>
        </m:sSup>
        <m:r>
          <w:rPr>
            <w:rFonts w:ascii="Cambria Math" w:eastAsiaTheme="minorEastAsia" w:hAnsi="Cambria Math"/>
          </w:rPr>
          <m:t>=I)</m:t>
        </m:r>
      </m:oMath>
    </w:p>
    <w:p w14:paraId="7BD5A422" w14:textId="5DC65839" w:rsidR="00FC6D19" w:rsidRPr="0065508C" w:rsidRDefault="003E0C9A" w:rsidP="00264268">
      <w:pPr>
        <w:pStyle w:val="ListParagraph"/>
        <w:ind w:left="1080"/>
        <w:rPr>
          <w:rFonts w:eastAsiaTheme="minorEastAsia"/>
        </w:rPr>
      </w:pPr>
      <m:oMathPara>
        <m:oMathParaPr>
          <m:jc m:val="left"/>
        </m:oMathParaPr>
        <m:oMath>
          <m:r>
            <w:rPr>
              <w:rFonts w:ascii="Cambria Math" w:hAnsi="Cambria Math"/>
            </w:rPr>
            <m:t>D=Diag(λ1, . . . , λd), with λ1 ≥ λ2 ≥ . . . ≥ λd</m:t>
          </m:r>
        </m:oMath>
      </m:oMathPara>
    </w:p>
    <w:p w14:paraId="7016C0EA" w14:textId="6922E1EB" w:rsidR="00FC6D19" w:rsidRPr="00A1388D" w:rsidRDefault="00FC6D19" w:rsidP="00023915">
      <w:pPr>
        <w:pStyle w:val="ListParagraph"/>
        <w:ind w:left="1080"/>
      </w:pPr>
      <w:r>
        <w:rPr>
          <w:rFonts w:eastAsiaTheme="minorEastAsia"/>
        </w:rPr>
        <w:t>At this point, we can cho</w:t>
      </w:r>
      <w:r w:rsidR="0057474A">
        <w:rPr>
          <w:rFonts w:eastAsiaTheme="minorEastAsia"/>
        </w:rPr>
        <w:t>o</w:t>
      </w:r>
      <w:r>
        <w:rPr>
          <w:rFonts w:eastAsiaTheme="minorEastAsia"/>
        </w:rPr>
        <w:t xml:space="preserve">se values of </w:t>
      </w:r>
      <w:r w:rsidR="00170BD0">
        <w:rPr>
          <w:rFonts w:eastAsiaTheme="minorEastAsia"/>
        </w:rPr>
        <w:t>lam</w:t>
      </w:r>
      <w:r w:rsidR="00264268">
        <w:rPr>
          <w:rFonts w:eastAsiaTheme="minorEastAsia"/>
        </w:rPr>
        <w:t>b</w:t>
      </w:r>
      <w:r w:rsidR="00170BD0">
        <w:rPr>
          <w:rFonts w:eastAsiaTheme="minorEastAsia"/>
        </w:rPr>
        <w:t xml:space="preserve">da that </w:t>
      </w:r>
      <w:r w:rsidR="00345A34">
        <w:rPr>
          <w:rFonts w:eastAsiaTheme="minorEastAsia"/>
        </w:rPr>
        <w:t>explain the greatest variance: the</w:t>
      </w:r>
      <w:r w:rsidR="00264268">
        <w:rPr>
          <w:rFonts w:eastAsiaTheme="minorEastAsia"/>
        </w:rPr>
        <w:t xml:space="preserve"> lambda values with the greatest weights.</w:t>
      </w:r>
      <w:r w:rsidR="00345A34">
        <w:rPr>
          <w:rFonts w:eastAsiaTheme="minorEastAsia"/>
        </w:rPr>
        <w:t xml:space="preserve"> </w:t>
      </w:r>
    </w:p>
    <w:p w14:paraId="45A25D16" w14:textId="2CBB30A3" w:rsidR="00090DEB" w:rsidRDefault="00FF1799" w:rsidP="005C5B32">
      <w:pPr>
        <w:pStyle w:val="ListParagraph"/>
        <w:numPr>
          <w:ilvl w:val="0"/>
          <w:numId w:val="11"/>
        </w:numPr>
      </w:pPr>
      <w:r w:rsidRPr="0083745C">
        <w:rPr>
          <w:i/>
          <w:iCs/>
        </w:rPr>
        <w:t>Comput</w:t>
      </w:r>
      <w:r w:rsidR="0083745C" w:rsidRPr="0083745C">
        <w:rPr>
          <w:i/>
          <w:iCs/>
        </w:rPr>
        <w:t>ation of the principal component:</w:t>
      </w:r>
      <w:r w:rsidR="0083745C">
        <w:t xml:space="preserve"> The</w:t>
      </w:r>
      <w:r w:rsidR="00C33E29">
        <w:t xml:space="preserve"> principal component </w:t>
      </w:r>
      <w:r w:rsidR="00090DEB">
        <w:t xml:space="preserve">analysis </w:t>
      </w:r>
      <w:r w:rsidR="00FB4396">
        <w:t xml:space="preserve">Y, of a point </w:t>
      </w:r>
      <w:r w:rsidR="00090DEB">
        <w:t>X can be given as:</w:t>
      </w:r>
    </w:p>
    <w:p w14:paraId="31099927" w14:textId="28AF7D63" w:rsidR="000F05D3" w:rsidRDefault="00000000" w:rsidP="003A418B">
      <w:pPr>
        <w:pStyle w:val="ListParagraph"/>
        <w:ind w:left="1080"/>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V ∈ Rk, i = 1, . . . , n</m:t>
          </m:r>
        </m:oMath>
      </m:oMathPara>
    </w:p>
    <w:p w14:paraId="6557CF68" w14:textId="77777777" w:rsidR="000F05D3" w:rsidRPr="00E206F4" w:rsidRDefault="000F05D3" w:rsidP="000F05D3">
      <w:pPr>
        <w:ind w:left="360"/>
      </w:pPr>
    </w:p>
    <w:p w14:paraId="01427B5C" w14:textId="113CC167" w:rsidR="00A23520" w:rsidRDefault="00D2725D" w:rsidP="002E6455">
      <w:pPr>
        <w:pStyle w:val="Heading2"/>
      </w:pPr>
      <w:r>
        <w:t>C</w:t>
      </w:r>
      <w:r w:rsidR="00703987">
        <w:t>orrelation</w:t>
      </w:r>
      <w:r w:rsidR="00F15148">
        <w:t xml:space="preserve"> matrix and stock weights</w:t>
      </w:r>
      <w:r w:rsidR="00703987">
        <w:t xml:space="preserve"> on the first 2 principal components</w:t>
      </w:r>
      <w:r>
        <w:t xml:space="preserve">: </w:t>
      </w:r>
    </w:p>
    <w:p w14:paraId="2B6FC7A5" w14:textId="7620F8FD" w:rsidR="00181349" w:rsidRDefault="0099146E" w:rsidP="000B4C2D">
      <w:r>
        <w:t>To construct the covariance matrix</w:t>
      </w:r>
      <w:r w:rsidR="00181349">
        <w:t>:</w:t>
      </w:r>
    </w:p>
    <w:p w14:paraId="1EF3EDAD" w14:textId="7BD5D316" w:rsidR="00F509BE" w:rsidRDefault="00181349" w:rsidP="00181349">
      <w:pPr>
        <w:pStyle w:val="ListParagraph"/>
        <w:numPr>
          <w:ilvl w:val="0"/>
          <w:numId w:val="19"/>
        </w:numPr>
      </w:pPr>
      <w:r>
        <w:t xml:space="preserve">Using </w:t>
      </w:r>
      <w:r w:rsidR="001E561E">
        <w:t>Y</w:t>
      </w:r>
      <w:r>
        <w:t>ahoo fin</w:t>
      </w:r>
      <w:r w:rsidR="001E561E">
        <w:t xml:space="preserve">ance and </w:t>
      </w:r>
      <w:r w:rsidR="004B5D56">
        <w:t xml:space="preserve">tickers for the 30 stocks, </w:t>
      </w:r>
      <w:r w:rsidR="00F94F55">
        <w:t>the ‘Adj Close’</w:t>
      </w:r>
      <w:r w:rsidR="004B5D56">
        <w:t xml:space="preserve"> </w:t>
      </w:r>
      <w:r w:rsidR="00F94F55">
        <w:t xml:space="preserve">stock price </w:t>
      </w:r>
      <w:r w:rsidR="00234EFE">
        <w:t xml:space="preserve">for </w:t>
      </w:r>
      <w:r w:rsidR="004B5D56">
        <w:t xml:space="preserve">2023 </w:t>
      </w:r>
      <w:r w:rsidR="00622E97">
        <w:t>is</w:t>
      </w:r>
      <w:r w:rsidR="004B5D56">
        <w:t xml:space="preserve"> extracted</w:t>
      </w:r>
      <w:r w:rsidR="00234EFE">
        <w:t xml:space="preserve">. </w:t>
      </w:r>
    </w:p>
    <w:p w14:paraId="443732AE" w14:textId="19DAC511" w:rsidR="00234EFE" w:rsidRDefault="00C70BA7" w:rsidP="00181349">
      <w:pPr>
        <w:pStyle w:val="ListParagraph"/>
        <w:numPr>
          <w:ilvl w:val="0"/>
          <w:numId w:val="19"/>
        </w:numPr>
      </w:pPr>
      <w:r>
        <w:t xml:space="preserve">Daily returns </w:t>
      </w:r>
      <w:r w:rsidR="00622E97">
        <w:t>is</w:t>
      </w:r>
      <w:r>
        <w:t xml:space="preserve"> calculated using </w:t>
      </w:r>
      <w:proofErr w:type="spellStart"/>
      <w:proofErr w:type="gramStart"/>
      <w:r>
        <w:t>pct.change</w:t>
      </w:r>
      <w:proofErr w:type="spellEnd"/>
      <w:proofErr w:type="gramEnd"/>
      <w:r w:rsidR="007D52D5">
        <w:t xml:space="preserve">. </w:t>
      </w:r>
    </w:p>
    <w:p w14:paraId="3938484E" w14:textId="7EC8E2AC" w:rsidR="007D52D5" w:rsidRDefault="007D52D5" w:rsidP="00181349">
      <w:pPr>
        <w:pStyle w:val="ListParagraph"/>
        <w:numPr>
          <w:ilvl w:val="0"/>
          <w:numId w:val="19"/>
        </w:numPr>
      </w:pPr>
      <w:r>
        <w:t xml:space="preserve">These values </w:t>
      </w:r>
      <w:r w:rsidR="00622E97">
        <w:t>are</w:t>
      </w:r>
      <w:r>
        <w:t xml:space="preserve"> scaled using standard scaler. </w:t>
      </w:r>
    </w:p>
    <w:p w14:paraId="7038BB15" w14:textId="09CD63A9" w:rsidR="00B660FD" w:rsidRDefault="00B660FD" w:rsidP="00181349">
      <w:pPr>
        <w:pStyle w:val="ListParagraph"/>
        <w:numPr>
          <w:ilvl w:val="0"/>
          <w:numId w:val="19"/>
        </w:numPr>
      </w:pPr>
      <w:r>
        <w:t>Using the scaled stock returns, the co</w:t>
      </w:r>
      <w:r w:rsidR="008A2094">
        <w:t>rrelation</w:t>
      </w:r>
      <w:r>
        <w:t xml:space="preserve"> matrix was calculated </w:t>
      </w:r>
    </w:p>
    <w:p w14:paraId="3889960B" w14:textId="75A0CAE5" w:rsidR="00E12570" w:rsidRDefault="00E12570" w:rsidP="00181349">
      <w:pPr>
        <w:pStyle w:val="ListParagraph"/>
        <w:numPr>
          <w:ilvl w:val="0"/>
          <w:numId w:val="19"/>
        </w:numPr>
      </w:pPr>
      <w:r>
        <w:t xml:space="preserve">PCA </w:t>
      </w:r>
      <w:r w:rsidR="00622E97">
        <w:t xml:space="preserve">is performed </w:t>
      </w:r>
      <w:r w:rsidR="00850546">
        <w:t xml:space="preserve">using the </w:t>
      </w:r>
      <w:r w:rsidR="00F15148">
        <w:t>correlation</w:t>
      </w:r>
      <w:r w:rsidR="00850546">
        <w:t xml:space="preserve"> matrix.</w:t>
      </w:r>
      <w:r w:rsidR="005214B4">
        <w:t xml:space="preserve"> </w:t>
      </w:r>
    </w:p>
    <w:p w14:paraId="6E49AC56" w14:textId="64290E96" w:rsidR="00AF1B82" w:rsidRDefault="00935C39" w:rsidP="00AF1B82">
      <w:pPr>
        <w:ind w:left="360"/>
      </w:pPr>
      <w:r>
        <w:rPr>
          <w:noProof/>
        </w:rPr>
        <mc:AlternateContent>
          <mc:Choice Requires="wps">
            <w:drawing>
              <wp:anchor distT="0" distB="0" distL="114300" distR="114300" simplePos="0" relativeHeight="251669508" behindDoc="0" locked="0" layoutInCell="1" allowOverlap="1" wp14:anchorId="16216DA2" wp14:editId="34295554">
                <wp:simplePos x="0" y="0"/>
                <wp:positionH relativeFrom="column">
                  <wp:posOffset>472440</wp:posOffset>
                </wp:positionH>
                <wp:positionV relativeFrom="paragraph">
                  <wp:posOffset>4338320</wp:posOffset>
                </wp:positionV>
                <wp:extent cx="5133340" cy="635"/>
                <wp:effectExtent l="0" t="0" r="0" b="0"/>
                <wp:wrapTopAndBottom/>
                <wp:docPr id="1469775707" name="Text Box 1"/>
                <wp:cNvGraphicFramePr/>
                <a:graphic xmlns:a="http://schemas.openxmlformats.org/drawingml/2006/main">
                  <a:graphicData uri="http://schemas.microsoft.com/office/word/2010/wordprocessingShape">
                    <wps:wsp>
                      <wps:cNvSpPr txBox="1"/>
                      <wps:spPr>
                        <a:xfrm>
                          <a:off x="0" y="0"/>
                          <a:ext cx="5133340" cy="635"/>
                        </a:xfrm>
                        <a:prstGeom prst="rect">
                          <a:avLst/>
                        </a:prstGeom>
                        <a:solidFill>
                          <a:prstClr val="white"/>
                        </a:solidFill>
                        <a:ln>
                          <a:noFill/>
                        </a:ln>
                      </wps:spPr>
                      <wps:txbx>
                        <w:txbxContent>
                          <w:p w14:paraId="31008079" w14:textId="575438FC" w:rsidR="00935C39" w:rsidRPr="00AC61E0" w:rsidRDefault="00935C39" w:rsidP="00935C39">
                            <w:pPr>
                              <w:pStyle w:val="Caption"/>
                              <w:jc w:val="center"/>
                            </w:pPr>
                            <w:r>
                              <w:t xml:space="preserve">Figure </w:t>
                            </w:r>
                            <w:fldSimple w:instr=" SEQ Figure \* ARABIC ">
                              <w:r w:rsidR="0096473D">
                                <w:rPr>
                                  <w:noProof/>
                                </w:rPr>
                                <w:t>1</w:t>
                              </w:r>
                            </w:fldSimple>
                            <w:r>
                              <w:t xml:space="preserve"> Heat Map of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216DA2" id="_x0000_t202" coordsize="21600,21600" o:spt="202" path="m,l,21600r21600,l21600,xe">
                <v:stroke joinstyle="miter"/>
                <v:path gradientshapeok="t" o:connecttype="rect"/>
              </v:shapetype>
              <v:shape id="Text Box 1" o:spid="_x0000_s1026" type="#_x0000_t202" style="position:absolute;left:0;text-align:left;margin-left:37.2pt;margin-top:341.6pt;width:404.2pt;height:.05pt;z-index:2516695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91wFQIAADgEAAAOAAAAZHJzL2Uyb0RvYy54bWysU8Fu2zAMvQ/YPwi6L06at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bD6ff6SUpNzd/D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" stroked="f">
                <v:textbox style="mso-fit-shape-to-text:t" inset="0,0,0,0">
                  <w:txbxContent>
                    <w:p w14:paraId="31008079" w14:textId="575438FC" w:rsidR="00935C39" w:rsidRPr="00AC61E0" w:rsidRDefault="00935C39" w:rsidP="00935C39">
                      <w:pPr>
                        <w:pStyle w:val="Caption"/>
                        <w:jc w:val="center"/>
                      </w:pPr>
                      <w:r>
                        <w:t xml:space="preserve">Figure </w:t>
                      </w:r>
                      <w:fldSimple w:instr=" SEQ Figure \* ARABIC ">
                        <w:r w:rsidR="0096473D">
                          <w:rPr>
                            <w:noProof/>
                          </w:rPr>
                          <w:t>1</w:t>
                        </w:r>
                      </w:fldSimple>
                      <w:r>
                        <w:t xml:space="preserve"> Heat Map of Correlation Matrix</w:t>
                      </w:r>
                    </w:p>
                  </w:txbxContent>
                </v:textbox>
                <w10:wrap type="topAndBottom"/>
              </v:shape>
            </w:pict>
          </mc:Fallback>
        </mc:AlternateContent>
      </w:r>
      <w:r w:rsidRPr="00935C39">
        <w:rPr>
          <w:noProof/>
        </w:rPr>
        <w:drawing>
          <wp:anchor distT="0" distB="0" distL="114300" distR="114300" simplePos="0" relativeHeight="251667460" behindDoc="0" locked="0" layoutInCell="1" allowOverlap="1" wp14:anchorId="6049D34F" wp14:editId="50C6D235">
            <wp:simplePos x="0" y="0"/>
            <wp:positionH relativeFrom="margin">
              <wp:posOffset>472808</wp:posOffset>
            </wp:positionH>
            <wp:positionV relativeFrom="paragraph">
              <wp:posOffset>327426</wp:posOffset>
            </wp:positionV>
            <wp:extent cx="5133340" cy="3954145"/>
            <wp:effectExtent l="0" t="0" r="0" b="8255"/>
            <wp:wrapTopAndBottom/>
            <wp:docPr id="164758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0529" name=""/>
                    <pic:cNvPicPr/>
                  </pic:nvPicPr>
                  <pic:blipFill>
                    <a:blip r:embed="rId9">
                      <a:extLst>
                        <a:ext uri="{28A0092B-C50C-407E-A947-70E740481C1C}">
                          <a14:useLocalDpi xmlns:a14="http://schemas.microsoft.com/office/drawing/2010/main" val="0"/>
                        </a:ext>
                      </a:extLst>
                    </a:blip>
                    <a:stretch>
                      <a:fillRect/>
                    </a:stretch>
                  </pic:blipFill>
                  <pic:spPr>
                    <a:xfrm>
                      <a:off x="0" y="0"/>
                      <a:ext cx="5133340" cy="3954145"/>
                    </a:xfrm>
                    <a:prstGeom prst="rect">
                      <a:avLst/>
                    </a:prstGeom>
                  </pic:spPr>
                </pic:pic>
              </a:graphicData>
            </a:graphic>
            <wp14:sizeRelH relativeFrom="margin">
              <wp14:pctWidth>0</wp14:pctWidth>
            </wp14:sizeRelH>
            <wp14:sizeRelV relativeFrom="margin">
              <wp14:pctHeight>0</wp14:pctHeight>
            </wp14:sizeRelV>
          </wp:anchor>
        </w:drawing>
      </w:r>
      <w:r w:rsidR="00AF1B82">
        <w:t>The following correlation matrix was obtained:</w:t>
      </w:r>
    </w:p>
    <w:p w14:paraId="586169EF" w14:textId="028332C7" w:rsidR="00AF1B82" w:rsidRDefault="00AF1B82" w:rsidP="00AF1B82">
      <w:pPr>
        <w:ind w:left="360"/>
      </w:pPr>
    </w:p>
    <w:p w14:paraId="538116A8" w14:textId="480EDAB9" w:rsidR="005214B4" w:rsidRDefault="007E22A6" w:rsidP="008A2094">
      <w:pPr>
        <w:ind w:left="360"/>
      </w:pPr>
      <w:r>
        <w:t>Using the stock returns and PCA</w:t>
      </w:r>
      <w:r w:rsidR="00F21B5E">
        <w:t>, t</w:t>
      </w:r>
      <w:r w:rsidR="00BD0E9F">
        <w:t xml:space="preserve">he stock weights </w:t>
      </w:r>
      <w:r w:rsidR="00634D9F">
        <w:t xml:space="preserve">on first 2 principal component </w:t>
      </w:r>
      <w:r w:rsidR="00F21B5E">
        <w:t xml:space="preserve">yield the following </w:t>
      </w:r>
      <w:r w:rsidR="00636D05">
        <w:t xml:space="preserve">bar graph </w:t>
      </w:r>
      <w:r w:rsidR="00634D9F">
        <w:t>plot.</w:t>
      </w:r>
    </w:p>
    <w:p w14:paraId="53EA3532" w14:textId="4F203795" w:rsidR="00F8783C" w:rsidRDefault="00F8499C" w:rsidP="000B4C2D">
      <w:r w:rsidRPr="00F8499C">
        <w:rPr>
          <w:noProof/>
        </w:rPr>
        <w:drawing>
          <wp:inline distT="0" distB="0" distL="0" distR="0" wp14:anchorId="39BD99F5" wp14:editId="6E5C9E67">
            <wp:extent cx="5731510" cy="3227705"/>
            <wp:effectExtent l="0" t="0" r="2540" b="0"/>
            <wp:docPr id="86220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8762" name=""/>
                    <pic:cNvPicPr/>
                  </pic:nvPicPr>
                  <pic:blipFill>
                    <a:blip r:embed="rId10"/>
                    <a:stretch>
                      <a:fillRect/>
                    </a:stretch>
                  </pic:blipFill>
                  <pic:spPr>
                    <a:xfrm>
                      <a:off x="0" y="0"/>
                      <a:ext cx="5731510" cy="3227705"/>
                    </a:xfrm>
                    <a:prstGeom prst="rect">
                      <a:avLst/>
                    </a:prstGeom>
                  </pic:spPr>
                </pic:pic>
              </a:graphicData>
            </a:graphic>
          </wp:inline>
        </w:drawing>
      </w:r>
    </w:p>
    <w:p w14:paraId="484D4CA1" w14:textId="2CFCBD3B" w:rsidR="00AE75A9" w:rsidRDefault="00DB1990" w:rsidP="000B4C2D">
      <w:r>
        <w:t>We observe that the weight of each stoc</w:t>
      </w:r>
      <w:r w:rsidR="006D6DE3">
        <w:t xml:space="preserve">k is not the same on both principal components. </w:t>
      </w:r>
      <w:r w:rsidR="00AE151E">
        <w:t xml:space="preserve">The top </w:t>
      </w:r>
      <w:r w:rsidR="00612476">
        <w:t xml:space="preserve">3 stocks whose weights were close </w:t>
      </w:r>
      <w:r w:rsidR="00F91B9F">
        <w:t>(but not similar) in both principal components were</w:t>
      </w:r>
      <w:r w:rsidR="00A938DC">
        <w:t xml:space="preserve"> </w:t>
      </w:r>
      <w:r w:rsidR="00A938DC" w:rsidRPr="00A938DC">
        <w:t>Honeywell International Inc. (HON)</w:t>
      </w:r>
      <w:r w:rsidR="00A938DC">
        <w:t xml:space="preserve">, </w:t>
      </w:r>
      <w:r w:rsidR="00727557" w:rsidRPr="00727557">
        <w:t>Goldman Sachs (GS)</w:t>
      </w:r>
      <w:r w:rsidR="00727557">
        <w:t xml:space="preserve">, and </w:t>
      </w:r>
      <w:r w:rsidR="00727557" w:rsidRPr="00727557">
        <w:t>Caterpillar Inc. (CAT)</w:t>
      </w:r>
      <w:r w:rsidR="00727557">
        <w:t>. On a large scale, the sto</w:t>
      </w:r>
      <w:r w:rsidR="0082749B">
        <w:t xml:space="preserve">cks did not portray equal weight on both principal components. </w:t>
      </w:r>
    </w:p>
    <w:p w14:paraId="7D4272E9" w14:textId="28D51CE2" w:rsidR="00AE75A9" w:rsidRDefault="00AE75A9" w:rsidP="00AE75A9">
      <w:pPr>
        <w:pStyle w:val="Heading2"/>
      </w:pPr>
      <w:r>
        <w:t>Variance explained</w:t>
      </w:r>
      <w:r w:rsidR="00E1764C">
        <w:t xml:space="preserve"> by PCs and scree plots </w:t>
      </w:r>
    </w:p>
    <w:p w14:paraId="6B9BA899" w14:textId="1098C4ED" w:rsidR="00F509BE" w:rsidRDefault="00E06BD1" w:rsidP="00E06BD1">
      <w:r>
        <w:t>To compute the explained variance by the principal components:</w:t>
      </w:r>
    </w:p>
    <w:p w14:paraId="30BE94D8" w14:textId="343A0333" w:rsidR="00E06BD1" w:rsidRDefault="00DF5B0D" w:rsidP="00DC0D09">
      <w:pPr>
        <w:pStyle w:val="ListParagraph"/>
        <w:numPr>
          <w:ilvl w:val="0"/>
          <w:numId w:val="20"/>
        </w:numPr>
      </w:pPr>
      <w:r>
        <w:t xml:space="preserve">The </w:t>
      </w:r>
      <w:r w:rsidR="00270767">
        <w:t xml:space="preserve">explained variance ration method of </w:t>
      </w:r>
      <w:r w:rsidR="00C13255">
        <w:t>PCA is employed</w:t>
      </w:r>
      <w:r w:rsidR="00A83121">
        <w:t>.</w:t>
      </w:r>
    </w:p>
    <w:p w14:paraId="677DE41E" w14:textId="23C5A3E0" w:rsidR="00597497" w:rsidRDefault="00597497" w:rsidP="00DC0D09">
      <w:pPr>
        <w:pStyle w:val="ListParagraph"/>
        <w:numPr>
          <w:ilvl w:val="0"/>
          <w:numId w:val="20"/>
        </w:numPr>
      </w:pPr>
      <w:r>
        <w:t>Th</w:t>
      </w:r>
      <w:r w:rsidR="00A83121">
        <w:t>e variance is plot</w:t>
      </w:r>
      <w:r w:rsidR="00F73125">
        <w:t xml:space="preserve"> and the cumulative variance is computed.</w:t>
      </w:r>
    </w:p>
    <w:p w14:paraId="69095292" w14:textId="0EB7CA18" w:rsidR="00C13255" w:rsidRDefault="000F7D60" w:rsidP="00756204">
      <w:pPr>
        <w:pStyle w:val="ListParagraph"/>
        <w:numPr>
          <w:ilvl w:val="0"/>
          <w:numId w:val="20"/>
        </w:numPr>
      </w:pPr>
      <w:r>
        <w:t xml:space="preserve">Now the number of components that cumulate to </w:t>
      </w:r>
      <w:r w:rsidR="00756204">
        <w:t>a wight of 95% is calculated.</w:t>
      </w:r>
    </w:p>
    <w:p w14:paraId="0ED52652" w14:textId="47854926" w:rsidR="00861DA7" w:rsidRDefault="00861DA7" w:rsidP="00861DA7">
      <w:r>
        <w:t xml:space="preserve">The result of the following result was obtained: </w:t>
      </w:r>
    </w:p>
    <w:p w14:paraId="12667F1B" w14:textId="3222BF88" w:rsidR="00D2193A" w:rsidRDefault="00D2193A" w:rsidP="00D2193A">
      <w:pPr>
        <w:pStyle w:val="ListParagraph"/>
        <w:numPr>
          <w:ilvl w:val="0"/>
          <w:numId w:val="1"/>
        </w:numPr>
      </w:pPr>
      <w:r>
        <w:t>Weight of principal components</w:t>
      </w:r>
      <w:r w:rsidR="00774607">
        <w:t>:</w:t>
      </w:r>
    </w:p>
    <w:p w14:paraId="36E9FD4C" w14:textId="76C62A71" w:rsidR="00861DA7" w:rsidRDefault="00E3651F" w:rsidP="00861DA7">
      <w:r w:rsidRPr="00E3651F">
        <w:rPr>
          <w:noProof/>
        </w:rPr>
        <w:drawing>
          <wp:inline distT="0" distB="0" distL="0" distR="0" wp14:anchorId="2B5736B9" wp14:editId="25975E5A">
            <wp:extent cx="5731510" cy="415290"/>
            <wp:effectExtent l="0" t="0" r="2540" b="3810"/>
            <wp:docPr id="23294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8033" name=""/>
                    <pic:cNvPicPr/>
                  </pic:nvPicPr>
                  <pic:blipFill>
                    <a:blip r:embed="rId11"/>
                    <a:stretch>
                      <a:fillRect/>
                    </a:stretch>
                  </pic:blipFill>
                  <pic:spPr>
                    <a:xfrm>
                      <a:off x="0" y="0"/>
                      <a:ext cx="5731510" cy="415290"/>
                    </a:xfrm>
                    <a:prstGeom prst="rect">
                      <a:avLst/>
                    </a:prstGeom>
                  </pic:spPr>
                </pic:pic>
              </a:graphicData>
            </a:graphic>
          </wp:inline>
        </w:drawing>
      </w:r>
    </w:p>
    <w:p w14:paraId="16D45552" w14:textId="17D55063" w:rsidR="00882198" w:rsidRDefault="00882198" w:rsidP="00861DA7">
      <w:r w:rsidRPr="00882198">
        <w:rPr>
          <w:noProof/>
        </w:rPr>
        <w:drawing>
          <wp:inline distT="0" distB="0" distL="0" distR="0" wp14:anchorId="6D79A7D3" wp14:editId="410016D2">
            <wp:extent cx="5731510" cy="378460"/>
            <wp:effectExtent l="0" t="0" r="2540" b="2540"/>
            <wp:docPr id="4143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8980" name=""/>
                    <pic:cNvPicPr/>
                  </pic:nvPicPr>
                  <pic:blipFill>
                    <a:blip r:embed="rId12"/>
                    <a:stretch>
                      <a:fillRect/>
                    </a:stretch>
                  </pic:blipFill>
                  <pic:spPr>
                    <a:xfrm>
                      <a:off x="0" y="0"/>
                      <a:ext cx="5731510" cy="378460"/>
                    </a:xfrm>
                    <a:prstGeom prst="rect">
                      <a:avLst/>
                    </a:prstGeom>
                  </pic:spPr>
                </pic:pic>
              </a:graphicData>
            </a:graphic>
          </wp:inline>
        </w:drawing>
      </w:r>
    </w:p>
    <w:p w14:paraId="54F79985" w14:textId="3756045F" w:rsidR="00774607" w:rsidRDefault="00774607" w:rsidP="00774607">
      <w:pPr>
        <w:pStyle w:val="ListParagraph"/>
        <w:numPr>
          <w:ilvl w:val="0"/>
          <w:numId w:val="1"/>
        </w:numPr>
      </w:pPr>
      <w:r>
        <w:t>Scree plot:</w:t>
      </w:r>
    </w:p>
    <w:p w14:paraId="536F68F3" w14:textId="79F28A0C" w:rsidR="00861DA7" w:rsidRDefault="00746699" w:rsidP="00953753">
      <w:pPr>
        <w:pStyle w:val="ListParagraph"/>
        <w:numPr>
          <w:ilvl w:val="0"/>
          <w:numId w:val="1"/>
        </w:numPr>
      </w:pPr>
      <w:r w:rsidRPr="00774607">
        <w:rPr>
          <w:noProof/>
        </w:rPr>
        <w:lastRenderedPageBreak/>
        <w:drawing>
          <wp:anchor distT="0" distB="0" distL="114300" distR="114300" simplePos="0" relativeHeight="251666436" behindDoc="0" locked="0" layoutInCell="1" allowOverlap="1" wp14:anchorId="62357801" wp14:editId="7FAC1C28">
            <wp:simplePos x="0" y="0"/>
            <wp:positionH relativeFrom="margin">
              <wp:align>left</wp:align>
            </wp:positionH>
            <wp:positionV relativeFrom="paragraph">
              <wp:posOffset>0</wp:posOffset>
            </wp:positionV>
            <wp:extent cx="5113020" cy="2855595"/>
            <wp:effectExtent l="0" t="0" r="0" b="1905"/>
            <wp:wrapTopAndBottom/>
            <wp:docPr id="108294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44361" name=""/>
                    <pic:cNvPicPr/>
                  </pic:nvPicPr>
                  <pic:blipFill>
                    <a:blip r:embed="rId13">
                      <a:extLst>
                        <a:ext uri="{28A0092B-C50C-407E-A947-70E740481C1C}">
                          <a14:useLocalDpi xmlns:a14="http://schemas.microsoft.com/office/drawing/2010/main" val="0"/>
                        </a:ext>
                      </a:extLst>
                    </a:blip>
                    <a:stretch>
                      <a:fillRect/>
                    </a:stretch>
                  </pic:blipFill>
                  <pic:spPr>
                    <a:xfrm>
                      <a:off x="0" y="0"/>
                      <a:ext cx="5113020" cy="2855595"/>
                    </a:xfrm>
                    <a:prstGeom prst="rect">
                      <a:avLst/>
                    </a:prstGeom>
                  </pic:spPr>
                </pic:pic>
              </a:graphicData>
            </a:graphic>
            <wp14:sizeRelH relativeFrom="margin">
              <wp14:pctWidth>0</wp14:pctWidth>
            </wp14:sizeRelH>
            <wp14:sizeRelV relativeFrom="margin">
              <wp14:pctHeight>0</wp14:pctHeight>
            </wp14:sizeRelV>
          </wp:anchor>
        </w:drawing>
      </w:r>
      <w:r w:rsidR="00953753">
        <w:t>Number of</w:t>
      </w:r>
      <w:r w:rsidR="00B90E57">
        <w:t xml:space="preserve"> principal components that explain 95</w:t>
      </w:r>
      <w:r w:rsidR="0024048C">
        <w:t>% of variance</w:t>
      </w:r>
      <w:r w:rsidR="00B90E57">
        <w:t>:</w:t>
      </w:r>
    </w:p>
    <w:p w14:paraId="07E2289B" w14:textId="58A5DDA2" w:rsidR="00F509BE" w:rsidRDefault="00B90E57" w:rsidP="000B4C2D">
      <w:r w:rsidRPr="00B90E57">
        <w:rPr>
          <w:noProof/>
        </w:rPr>
        <w:drawing>
          <wp:inline distT="0" distB="0" distL="0" distR="0" wp14:anchorId="39E86D0E" wp14:editId="2B3E1EC6">
            <wp:extent cx="5731510" cy="309880"/>
            <wp:effectExtent l="0" t="0" r="2540" b="0"/>
            <wp:docPr id="26823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5893" name=""/>
                    <pic:cNvPicPr/>
                  </pic:nvPicPr>
                  <pic:blipFill>
                    <a:blip r:embed="rId14"/>
                    <a:stretch>
                      <a:fillRect/>
                    </a:stretch>
                  </pic:blipFill>
                  <pic:spPr>
                    <a:xfrm>
                      <a:off x="0" y="0"/>
                      <a:ext cx="5731510" cy="309880"/>
                    </a:xfrm>
                    <a:prstGeom prst="rect">
                      <a:avLst/>
                    </a:prstGeom>
                  </pic:spPr>
                </pic:pic>
              </a:graphicData>
            </a:graphic>
          </wp:inline>
        </w:drawing>
      </w:r>
    </w:p>
    <w:p w14:paraId="6ACD72F2" w14:textId="48BE35C1" w:rsidR="00DB0479" w:rsidRDefault="00DB0479" w:rsidP="000B4C2D">
      <w:r>
        <w:t xml:space="preserve">The cumulative scree plot was obtained </w:t>
      </w:r>
      <w:r w:rsidR="00A544A5">
        <w:t xml:space="preserve">as seen bellow. </w:t>
      </w:r>
    </w:p>
    <w:p w14:paraId="450E4E0B" w14:textId="48CFE38B" w:rsidR="00A544A5" w:rsidRDefault="00A544A5" w:rsidP="000B4C2D">
      <w:r w:rsidRPr="00A544A5">
        <w:rPr>
          <w:noProof/>
        </w:rPr>
        <w:drawing>
          <wp:inline distT="0" distB="0" distL="0" distR="0" wp14:anchorId="6A591DB1" wp14:editId="154A6F0F">
            <wp:extent cx="5731510" cy="3242945"/>
            <wp:effectExtent l="0" t="0" r="2540" b="0"/>
            <wp:docPr id="126419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98855" name=""/>
                    <pic:cNvPicPr/>
                  </pic:nvPicPr>
                  <pic:blipFill>
                    <a:blip r:embed="rId15"/>
                    <a:stretch>
                      <a:fillRect/>
                    </a:stretch>
                  </pic:blipFill>
                  <pic:spPr>
                    <a:xfrm>
                      <a:off x="0" y="0"/>
                      <a:ext cx="5731510" cy="3242945"/>
                    </a:xfrm>
                    <a:prstGeom prst="rect">
                      <a:avLst/>
                    </a:prstGeom>
                  </pic:spPr>
                </pic:pic>
              </a:graphicData>
            </a:graphic>
          </wp:inline>
        </w:drawing>
      </w:r>
    </w:p>
    <w:p w14:paraId="4ADEA471" w14:textId="51F95D3C" w:rsidR="00F509BE" w:rsidRDefault="005360CA" w:rsidP="005360CA">
      <w:pPr>
        <w:pStyle w:val="Heading2"/>
      </w:pPr>
      <w:r>
        <w:t xml:space="preserve">Investigation of </w:t>
      </w:r>
      <w:r w:rsidR="00707A50">
        <w:t>scatter plot of the first two principal components</w:t>
      </w:r>
    </w:p>
    <w:p w14:paraId="6DA9A183" w14:textId="0F6767A9" w:rsidR="00E82BFD" w:rsidRDefault="003F301E" w:rsidP="000B4C2D">
      <w:r>
        <w:t xml:space="preserve">To </w:t>
      </w:r>
      <w:r w:rsidR="00E82BFD">
        <w:t>arrive at the results:</w:t>
      </w:r>
    </w:p>
    <w:p w14:paraId="2C115BE1" w14:textId="77777777" w:rsidR="000C3775" w:rsidRDefault="000C3775" w:rsidP="00E82BFD">
      <w:pPr>
        <w:pStyle w:val="ListParagraph"/>
        <w:numPr>
          <w:ilvl w:val="0"/>
          <w:numId w:val="22"/>
        </w:numPr>
      </w:pPr>
      <w:r>
        <w:t xml:space="preserve">A </w:t>
      </w:r>
      <w:r w:rsidR="003F301E">
        <w:t xml:space="preserve">scatter plot of </w:t>
      </w:r>
      <w:r w:rsidR="00B00B55">
        <w:t>the stocks against the first two principal components</w:t>
      </w:r>
      <w:r>
        <w:t xml:space="preserve"> is done </w:t>
      </w:r>
    </w:p>
    <w:p w14:paraId="2A48287C" w14:textId="77777777" w:rsidR="00440C96" w:rsidRDefault="00064731" w:rsidP="00E82BFD">
      <w:pPr>
        <w:pStyle w:val="ListParagraph"/>
        <w:numPr>
          <w:ilvl w:val="0"/>
          <w:numId w:val="22"/>
        </w:numPr>
      </w:pPr>
      <w:r>
        <w:t xml:space="preserve">Get the average of </w:t>
      </w:r>
      <w:r w:rsidR="00440C96">
        <w:t>stock weight on the first two principal components</w:t>
      </w:r>
      <w:r w:rsidR="00B00B55">
        <w:t xml:space="preserve">. </w:t>
      </w:r>
    </w:p>
    <w:p w14:paraId="3A9FCB5C" w14:textId="77777777" w:rsidR="00337FD0" w:rsidRDefault="001420DB" w:rsidP="00E82BFD">
      <w:pPr>
        <w:pStyle w:val="ListParagraph"/>
        <w:numPr>
          <w:ilvl w:val="0"/>
          <w:numId w:val="22"/>
        </w:numPr>
      </w:pPr>
      <w:r>
        <w:t>Using Euclidian distance, we substance stock distance from the average.</w:t>
      </w:r>
    </w:p>
    <w:p w14:paraId="67D2231F" w14:textId="4BAD7BD2" w:rsidR="00F509BE" w:rsidRDefault="00337FD0" w:rsidP="00337FD0">
      <w:r>
        <w:t>The following scatter plot</w:t>
      </w:r>
      <w:r w:rsidR="00717CE9">
        <w:t xml:space="preserve"> was</w:t>
      </w:r>
      <w:r>
        <w:t xml:space="preserve"> achieved:</w:t>
      </w:r>
    </w:p>
    <w:p w14:paraId="040AB4D6" w14:textId="77777777" w:rsidR="00717CE9" w:rsidRDefault="00717CE9" w:rsidP="00717CE9">
      <w:pPr>
        <w:keepNext/>
        <w:jc w:val="center"/>
      </w:pPr>
      <w:r w:rsidRPr="00717CE9">
        <w:rPr>
          <w:noProof/>
        </w:rPr>
        <w:lastRenderedPageBreak/>
        <w:drawing>
          <wp:inline distT="0" distB="0" distL="0" distR="0" wp14:anchorId="5D0A8D36" wp14:editId="0FA0CD58">
            <wp:extent cx="4373880" cy="3381446"/>
            <wp:effectExtent l="0" t="0" r="7620" b="9525"/>
            <wp:docPr id="192606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61491" name=""/>
                    <pic:cNvPicPr/>
                  </pic:nvPicPr>
                  <pic:blipFill>
                    <a:blip r:embed="rId16"/>
                    <a:stretch>
                      <a:fillRect/>
                    </a:stretch>
                  </pic:blipFill>
                  <pic:spPr>
                    <a:xfrm>
                      <a:off x="0" y="0"/>
                      <a:ext cx="4395995" cy="3398543"/>
                    </a:xfrm>
                    <a:prstGeom prst="rect">
                      <a:avLst/>
                    </a:prstGeom>
                  </pic:spPr>
                </pic:pic>
              </a:graphicData>
            </a:graphic>
          </wp:inline>
        </w:drawing>
      </w:r>
    </w:p>
    <w:p w14:paraId="53871336" w14:textId="160380F7" w:rsidR="00717CE9" w:rsidRDefault="00717CE9" w:rsidP="00717CE9">
      <w:pPr>
        <w:pStyle w:val="Caption"/>
        <w:jc w:val="center"/>
      </w:pPr>
      <w:r>
        <w:t xml:space="preserve">Figure </w:t>
      </w:r>
      <w:fldSimple w:instr=" SEQ Figure \* ARABIC ">
        <w:r w:rsidR="0096473D">
          <w:rPr>
            <w:noProof/>
          </w:rPr>
          <w:t>2</w:t>
        </w:r>
      </w:fldSimple>
      <w:r>
        <w:t xml:space="preserve"> Scatter plot against first two principal components</w:t>
      </w:r>
    </w:p>
    <w:p w14:paraId="2558A8CF" w14:textId="5A22B814" w:rsidR="00337FD0" w:rsidRDefault="00606AAA" w:rsidP="00337FD0">
      <w:r w:rsidRPr="00606AAA">
        <w:rPr>
          <w:noProof/>
        </w:rPr>
        <w:drawing>
          <wp:anchor distT="0" distB="0" distL="114300" distR="114300" simplePos="0" relativeHeight="251662340" behindDoc="0" locked="0" layoutInCell="1" allowOverlap="1" wp14:anchorId="32B25123" wp14:editId="00FCACEA">
            <wp:simplePos x="0" y="0"/>
            <wp:positionH relativeFrom="margin">
              <wp:align>center</wp:align>
            </wp:positionH>
            <wp:positionV relativeFrom="paragraph">
              <wp:posOffset>282575</wp:posOffset>
            </wp:positionV>
            <wp:extent cx="2446232" cy="914479"/>
            <wp:effectExtent l="0" t="0" r="0" b="0"/>
            <wp:wrapTopAndBottom/>
            <wp:docPr id="15398768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76832" name="Picture 1"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46232" cy="914479"/>
                    </a:xfrm>
                    <a:prstGeom prst="rect">
                      <a:avLst/>
                    </a:prstGeom>
                  </pic:spPr>
                </pic:pic>
              </a:graphicData>
            </a:graphic>
          </wp:anchor>
        </w:drawing>
      </w:r>
      <w:r w:rsidR="00717CE9">
        <w:t xml:space="preserve">The most distance stocks were obtained to be: </w:t>
      </w:r>
    </w:p>
    <w:p w14:paraId="1C30A763" w14:textId="7FEA49EB" w:rsidR="00606AAA" w:rsidRDefault="00606AAA" w:rsidP="00337FD0"/>
    <w:p w14:paraId="09D4AC7F" w14:textId="52178EC8" w:rsidR="00717CE9" w:rsidRDefault="00995E4E" w:rsidP="00337FD0">
      <w:r>
        <w:t>Som</w:t>
      </w:r>
      <w:r w:rsidR="000B7759">
        <w:t>e</w:t>
      </w:r>
      <w:r>
        <w:t xml:space="preserve"> of the potential </w:t>
      </w:r>
      <w:r w:rsidR="00DF6453">
        <w:t xml:space="preserve">reasons to why these stocks are furthest apart could be: </w:t>
      </w:r>
    </w:p>
    <w:p w14:paraId="4C6E8779" w14:textId="3FABC20F" w:rsidR="00DF6453" w:rsidRDefault="00845941" w:rsidP="00845941">
      <w:pPr>
        <w:pStyle w:val="ListParagraph"/>
        <w:numPr>
          <w:ilvl w:val="0"/>
          <w:numId w:val="1"/>
        </w:numPr>
      </w:pPr>
      <w:r>
        <w:t>Activity sector: They have</w:t>
      </w:r>
      <w:r w:rsidR="004449A3">
        <w:t xml:space="preserve"> clearly distinct areas of activities: MSFT is into software, MRT </w:t>
      </w:r>
      <w:r w:rsidR="00640527">
        <w:t>(</w:t>
      </w:r>
      <w:r w:rsidR="00640527" w:rsidRPr="002C44D6">
        <w:t>Merck &amp; Co</w:t>
      </w:r>
      <w:r w:rsidR="00640527">
        <w:t xml:space="preserve">) is into </w:t>
      </w:r>
      <w:r w:rsidR="00366BB7">
        <w:t xml:space="preserve">the health sector and INTC (Intel Inc.) is into hardware manufacturing. </w:t>
      </w:r>
      <w:r w:rsidR="00062A64">
        <w:t xml:space="preserve">The diversity of their </w:t>
      </w:r>
      <w:r w:rsidR="00D15342">
        <w:t xml:space="preserve">area of activity will </w:t>
      </w:r>
      <w:r w:rsidR="000215DC">
        <w:t>certainly</w:t>
      </w:r>
      <w:r w:rsidR="00D15342">
        <w:t xml:space="preserve"> make them portray divers</w:t>
      </w:r>
      <w:r w:rsidR="00062A64">
        <w:t xml:space="preserve"> </w:t>
      </w:r>
      <w:r w:rsidR="000215DC">
        <w:t xml:space="preserve">characteristics </w:t>
      </w:r>
    </w:p>
    <w:p w14:paraId="374E1055" w14:textId="2CD3F246" w:rsidR="000215DC" w:rsidRDefault="00F06A7E" w:rsidP="00845941">
      <w:pPr>
        <w:pStyle w:val="ListParagraph"/>
        <w:numPr>
          <w:ilvl w:val="0"/>
          <w:numId w:val="1"/>
        </w:numPr>
      </w:pPr>
      <w:r>
        <w:t xml:space="preserve">Market: These companies all have different market audience which will contribute to the difference of their stream of revenue. </w:t>
      </w:r>
      <w:r w:rsidR="00EB087C">
        <w:t xml:space="preserve">This also potentially contributes to their distances. </w:t>
      </w:r>
    </w:p>
    <w:p w14:paraId="3B8A7E0E" w14:textId="434A7F97" w:rsidR="004A562B" w:rsidRDefault="004A562B" w:rsidP="004A562B">
      <w:r>
        <w:t>These stock</w:t>
      </w:r>
      <w:r w:rsidR="002A6673">
        <w:t>s can be considered unus</w:t>
      </w:r>
      <w:r w:rsidR="006E6F9B">
        <w:t xml:space="preserve">ual </w:t>
      </w:r>
      <w:r w:rsidR="00B473FA">
        <w:t>as they sit high up in the market chain of their respective activity sector</w:t>
      </w:r>
      <w:r w:rsidR="009B42CC">
        <w:t xml:space="preserve"> and because they have a focussed area of interest. </w:t>
      </w:r>
    </w:p>
    <w:p w14:paraId="5386B6A7" w14:textId="721A027A" w:rsidR="00F509BE" w:rsidRDefault="00F509BE">
      <w:r>
        <w:br w:type="page"/>
      </w:r>
    </w:p>
    <w:p w14:paraId="6ADDEC0B" w14:textId="01E15363" w:rsidR="00F509BE" w:rsidRPr="000B4C2D" w:rsidRDefault="00F509BE" w:rsidP="00F509BE">
      <w:pPr>
        <w:pStyle w:val="Heading1"/>
      </w:pPr>
      <w:r>
        <w:lastRenderedPageBreak/>
        <w:t>QUESTION 2:</w:t>
      </w:r>
      <w:r w:rsidR="00BA40B0" w:rsidRPr="00BA40B0">
        <w:t xml:space="preserve"> Dendrogram</w:t>
      </w:r>
      <w:r>
        <w:t xml:space="preserve"> </w:t>
      </w:r>
    </w:p>
    <w:p w14:paraId="6893C0EA" w14:textId="5E1894A2" w:rsidR="00BA40B0" w:rsidRDefault="00FE757B" w:rsidP="005C5B32">
      <w:pPr>
        <w:pStyle w:val="Heading2"/>
        <w:numPr>
          <w:ilvl w:val="0"/>
          <w:numId w:val="12"/>
        </w:numPr>
      </w:pPr>
      <w:r>
        <w:rPr>
          <w:rFonts w:cs="Times New Roman"/>
        </w:rPr>
        <w:t xml:space="preserve"> </w:t>
      </w:r>
      <w:r w:rsidR="004B3A83">
        <w:t>Definition, Components, Construction and Interpretation</w:t>
      </w:r>
      <w:r w:rsidR="003C2658">
        <w:t>:</w:t>
      </w:r>
      <w:r w:rsidR="004B3A83">
        <w:t xml:space="preserve"> </w:t>
      </w:r>
    </w:p>
    <w:p w14:paraId="284C6FF5" w14:textId="5B5CD381" w:rsidR="000E3882" w:rsidRDefault="00C7502C" w:rsidP="000E3882">
      <w:r>
        <w:t>Dendrograms are tree-like hierarchical representation</w:t>
      </w:r>
      <w:r w:rsidR="005D2475">
        <w:t>s</w:t>
      </w:r>
      <w:r>
        <w:t xml:space="preserve"> of </w:t>
      </w:r>
      <w:r w:rsidR="005D2475">
        <w:t xml:space="preserve">relationships between </w:t>
      </w:r>
      <w:r w:rsidR="00C3235B">
        <w:t>features based on the</w:t>
      </w:r>
      <w:r w:rsidR="001F72B7">
        <w:t xml:space="preserve"> distances between th</w:t>
      </w:r>
      <w:r w:rsidR="002D6F9F">
        <w:t>ese features</w:t>
      </w:r>
      <w:r w:rsidR="004132B5">
        <w:fldChar w:fldCharType="begin"/>
      </w:r>
      <w:r w:rsidR="009463CC">
        <w:instrText xml:space="preserve"> ADDIN ZOTERO_ITEM CSL_CITATION {"citationID":"TZZHKMFm","properties":{"formattedCitation":"[11]","plainCitation":"[11]","noteIndex":0},"citationItems":[{"id":242,"uris":["http://zotero.org/users/14711598/items/ELYVMA2B"],"itemData":{"id":242,"type":"post-weblog","abstract":"A dendrogram is a diagram that shows the hierarchical relationship between objects, often created as an output from hierarchical clustering. Read more.","container-title":"Displayr","language":"en-US","title":"What is a Dendrogram?","URL":"https://www.displayr.com/what-is-dendrogram/","author":[{"family":"Bock","given":"Tim"}],"accessed":{"date-parts":[["2024",11,30]]},"issued":{"date-parts":[["2018",3,21]]}}}],"schema":"https://github.com/citation-style-language/schema/raw/master/csl-citation.json"} </w:instrText>
      </w:r>
      <w:r w:rsidR="004132B5">
        <w:fldChar w:fldCharType="separate"/>
      </w:r>
      <w:r w:rsidR="009463CC" w:rsidRPr="009463CC">
        <w:rPr>
          <w:rFonts w:cs="Times New Roman"/>
        </w:rPr>
        <w:t>[11]</w:t>
      </w:r>
      <w:r w:rsidR="004132B5">
        <w:fldChar w:fldCharType="end"/>
      </w:r>
      <w:r w:rsidR="001F72B7">
        <w:t xml:space="preserve">. </w:t>
      </w:r>
      <w:r w:rsidR="006A4D33">
        <w:t xml:space="preserve">Dendrograms </w:t>
      </w:r>
      <w:r w:rsidR="00D93B2A">
        <w:t>are usually generated as</w:t>
      </w:r>
      <w:r w:rsidR="004C2403">
        <w:t xml:space="preserve"> an output to</w:t>
      </w:r>
      <w:r w:rsidR="00CE4B4D">
        <w:t xml:space="preserve"> visualise </w:t>
      </w:r>
      <w:r w:rsidR="004C2403">
        <w:t>hierarchical clustering.</w:t>
      </w:r>
      <w:r w:rsidR="00D93B2A">
        <w:t xml:space="preserve"> </w:t>
      </w:r>
      <w:r w:rsidR="006A2FC2">
        <w:t>Dend</w:t>
      </w:r>
      <w:r w:rsidR="00D83BD6">
        <w:t xml:space="preserve">rograms are made up of branches and leaves. </w:t>
      </w:r>
    </w:p>
    <w:p w14:paraId="0FCFC6C2" w14:textId="1E1F7B0B" w:rsidR="00FE6939" w:rsidRDefault="00FE6939" w:rsidP="00FE6939">
      <w:pPr>
        <w:pStyle w:val="ListParagraph"/>
        <w:numPr>
          <w:ilvl w:val="0"/>
          <w:numId w:val="1"/>
        </w:numPr>
      </w:pPr>
      <w:r>
        <w:t xml:space="preserve">A leaf is basically a </w:t>
      </w:r>
      <w:r w:rsidR="00AC3E76">
        <w:t xml:space="preserve">feature of a simple observation. </w:t>
      </w:r>
    </w:p>
    <w:p w14:paraId="3E73B65F" w14:textId="4C9C83F5" w:rsidR="009B1A31" w:rsidRDefault="009B1A31" w:rsidP="00FE6939">
      <w:pPr>
        <w:pStyle w:val="ListParagraph"/>
        <w:numPr>
          <w:ilvl w:val="0"/>
          <w:numId w:val="1"/>
        </w:numPr>
      </w:pPr>
      <w:r>
        <w:t xml:space="preserve">Identical leaves (distance wise), fuse into branches, moving towards the root of the dendrogram. </w:t>
      </w:r>
    </w:p>
    <w:p w14:paraId="6957E0E1" w14:textId="6152DFBA" w:rsidR="009B1A31" w:rsidRDefault="009B1A31" w:rsidP="00FE6939">
      <w:pPr>
        <w:pStyle w:val="ListParagraph"/>
        <w:numPr>
          <w:ilvl w:val="0"/>
          <w:numId w:val="1"/>
        </w:numPr>
      </w:pPr>
      <w:r>
        <w:t xml:space="preserve">Likewise, bigger branches are form as identical branches fuse together. </w:t>
      </w:r>
    </w:p>
    <w:p w14:paraId="1C1E4EBE" w14:textId="1654CF84" w:rsidR="009B1A31" w:rsidRDefault="009B1A31" w:rsidP="00FE6939">
      <w:pPr>
        <w:pStyle w:val="ListParagraph"/>
        <w:numPr>
          <w:ilvl w:val="0"/>
          <w:numId w:val="1"/>
        </w:numPr>
      </w:pPr>
      <w:r>
        <w:t xml:space="preserve">The corresponding distance at which the leaves fuse matches the distance between the observations.  </w:t>
      </w:r>
    </w:p>
    <w:p w14:paraId="0105D7CF" w14:textId="15EE775C" w:rsidR="009B1A31" w:rsidRDefault="009B1A31" w:rsidP="009B1A31">
      <w:r>
        <w:t xml:space="preserve">It is worth nothing that features that fuse at a lower distance are more </w:t>
      </w:r>
      <w:proofErr w:type="gramStart"/>
      <w:r>
        <w:t>similar to</w:t>
      </w:r>
      <w:proofErr w:type="gramEnd"/>
      <w:r>
        <w:t xml:space="preserve"> each other than those that fuse further away. The difference in the point where leaves and branches fuse portray different relationships between the leaves and branches. Therefore, we construct a dendrogram starting with pairwise comparison of features by evaluating the distance between them. The closes features are merges in increasing magnitude of distance. </w:t>
      </w:r>
    </w:p>
    <w:p w14:paraId="3AB64A10" w14:textId="1F16A15C" w:rsidR="009B1A31" w:rsidRDefault="009B1A31" w:rsidP="009B1A31">
      <w:r>
        <w:t xml:space="preserve">To read a dendrogram, we begin from the leaves to the root. Features or observations with close characteristics merge closet to the leaves. Therefor, features that merge further away from away from the leaves are not as closely related as those who merged earlier. Also, dendrograms gives us an idea of how to allocate clusters. The hierarchical analysis can serve as a guide in understanding how the features can be clustered together. </w:t>
      </w:r>
    </w:p>
    <w:p w14:paraId="333B2A26" w14:textId="5F8E800B" w:rsidR="009B1A31" w:rsidRDefault="009B1A31" w:rsidP="005C5B32">
      <w:pPr>
        <w:pStyle w:val="Heading2"/>
        <w:numPr>
          <w:ilvl w:val="0"/>
          <w:numId w:val="12"/>
        </w:numPr>
      </w:pPr>
      <w:r>
        <w:t xml:space="preserve">Constructing dendrograms from pairwise dissimilarity values. </w:t>
      </w:r>
    </w:p>
    <w:p w14:paraId="04469466" w14:textId="6440A01C" w:rsidR="00D76E5E" w:rsidRDefault="009B1A31" w:rsidP="00D76E5E">
      <w:r>
        <w:t>A dendrogram is built from the bottom up. Similarities are grouped up the leaves to the root contain the dataset. This follows the hierarchical clustering algorithm</w:t>
      </w:r>
      <w:r w:rsidR="00204401">
        <w:t>,</w:t>
      </w:r>
      <w:r>
        <w:t xml:space="preserve"> as follows:</w:t>
      </w:r>
    </w:p>
    <w:p w14:paraId="208985E6" w14:textId="24F7E5BC" w:rsidR="009B1A31" w:rsidRDefault="00D76E5E" w:rsidP="005C5B32">
      <w:pPr>
        <w:pStyle w:val="ListParagraph"/>
        <w:numPr>
          <w:ilvl w:val="0"/>
          <w:numId w:val="13"/>
        </w:numPr>
      </w:pPr>
      <w:r>
        <w:t>B</w:t>
      </w:r>
      <w:r w:rsidR="009B1A31">
        <w:t>egin with all features representing its own cluster.</w:t>
      </w:r>
    </w:p>
    <w:p w14:paraId="67F2949B" w14:textId="05BBBB0C" w:rsidR="009B1A31" w:rsidRDefault="007E65C2" w:rsidP="005C5B32">
      <w:pPr>
        <w:pStyle w:val="ListParagraph"/>
        <w:numPr>
          <w:ilvl w:val="0"/>
          <w:numId w:val="13"/>
        </w:numPr>
      </w:pPr>
      <w:r>
        <w:t xml:space="preserve">Check all possible </w:t>
      </w:r>
      <w:r w:rsidR="001C63BF">
        <w:t>pairwise similarity between clusters</w:t>
      </w:r>
      <w:r w:rsidR="00D55937">
        <w:t xml:space="preserve">, know as inter-cluster similarities. </w:t>
      </w:r>
    </w:p>
    <w:p w14:paraId="11AB1F4E" w14:textId="2F5BCFB4" w:rsidR="00960ABF" w:rsidRDefault="00960ABF" w:rsidP="005C5B32">
      <w:pPr>
        <w:pStyle w:val="ListParagraph"/>
        <w:numPr>
          <w:ilvl w:val="0"/>
          <w:numId w:val="13"/>
        </w:numPr>
      </w:pPr>
      <w:r>
        <w:t xml:space="preserve">Fuse the most similar </w:t>
      </w:r>
      <w:r w:rsidR="004409F0">
        <w:t xml:space="preserve">cluster pair. The </w:t>
      </w:r>
      <w:r w:rsidR="005628DD">
        <w:t xml:space="preserve">height of the dendrogram at which this fusion occurs </w:t>
      </w:r>
      <w:r w:rsidR="007A7450">
        <w:t xml:space="preserve">explains the dissimilarity between the clusters. </w:t>
      </w:r>
    </w:p>
    <w:p w14:paraId="4A4C1128" w14:textId="0155E423" w:rsidR="007A7450" w:rsidRDefault="00776E92" w:rsidP="005C5B32">
      <w:pPr>
        <w:pStyle w:val="ListParagraph"/>
        <w:numPr>
          <w:ilvl w:val="0"/>
          <w:numId w:val="13"/>
        </w:numPr>
      </w:pPr>
      <w:r>
        <w:t>Treating the grouped cluster as a single cluster, we repeat the procedure for all remain</w:t>
      </w:r>
      <w:r w:rsidR="00104386">
        <w:t>ing cluster. We keep grouping the most similar clusters.</w:t>
      </w:r>
    </w:p>
    <w:p w14:paraId="1DC0E6C1" w14:textId="5BE24B5F" w:rsidR="00837FB7" w:rsidRDefault="00664515" w:rsidP="002A0DC8">
      <w:r>
        <w:t xml:space="preserve">Linkage </w:t>
      </w:r>
      <w:r w:rsidR="00CE3078">
        <w:t>describes</w:t>
      </w:r>
      <w:r w:rsidR="00205B6D">
        <w:t xml:space="preserve"> the </w:t>
      </w:r>
      <w:r w:rsidR="00C81E82">
        <w:t xml:space="preserve">pairwise </w:t>
      </w:r>
      <w:r w:rsidR="00205B6D">
        <w:t xml:space="preserve">dissimilarities between clusters. </w:t>
      </w:r>
      <w:r w:rsidR="00CE3078">
        <w:t>There are multiple approaches to calculating linkage</w:t>
      </w:r>
      <w:r w:rsidR="00EE4A3A">
        <w:t xml:space="preserve"> which include</w:t>
      </w:r>
      <w:r w:rsidR="00CE3078">
        <w:t xml:space="preserve"> including</w:t>
      </w:r>
      <w:r w:rsidR="009A7AD5">
        <w:fldChar w:fldCharType="begin"/>
      </w:r>
      <w:r w:rsidR="009463CC">
        <w:instrText xml:space="preserve"> ADDIN ZOTERO_ITEM CSL_CITATION {"citationID":"h0mSNLdZ","properties":{"formattedCitation":"[12]","plainCitation":"[12]","noteIndex":0},"citationItems":[{"id":256,"uris":["http://zotero.org/users/14711598/items/HISHHTVH"],"itemData":{"id":256,"type":"webpage","abstract":"A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AI-ML-DS","title":"ML | Types of Linkages in Clustering","URL":"https://www.geeksforgeeks.org/ml-types-of-linkages-in-clustering/","accessed":{"date-parts":[["2024",11,30]]},"issued":{"date-parts":[["2019",7,19]]}}}],"schema":"https://github.com/citation-style-language/schema/raw/master/csl-citation.json"} </w:instrText>
      </w:r>
      <w:r w:rsidR="009A7AD5">
        <w:fldChar w:fldCharType="separate"/>
      </w:r>
      <w:r w:rsidR="009463CC" w:rsidRPr="009463CC">
        <w:rPr>
          <w:rFonts w:cs="Times New Roman"/>
        </w:rPr>
        <w:t>[12]</w:t>
      </w:r>
      <w:r w:rsidR="009A7AD5">
        <w:fldChar w:fldCharType="end"/>
      </w:r>
      <w:r w:rsidR="00CE3078">
        <w:t xml:space="preserve">: </w:t>
      </w:r>
    </w:p>
    <w:p w14:paraId="2501813F" w14:textId="77777777" w:rsidR="00837FB7" w:rsidRDefault="00B34AF7" w:rsidP="00837FB7">
      <w:pPr>
        <w:pStyle w:val="ListParagraph"/>
        <w:numPr>
          <w:ilvl w:val="0"/>
          <w:numId w:val="1"/>
        </w:numPr>
      </w:pPr>
      <w:r>
        <w:t>Complete linkage</w:t>
      </w:r>
      <w:r w:rsidR="00837FB7">
        <w:t xml:space="preserve">: </w:t>
      </w:r>
      <w:r w:rsidR="00126FC0">
        <w:t>greatest distance between two points</w:t>
      </w:r>
      <w:r w:rsidR="00837FB7">
        <w:t xml:space="preserve"> in clusters</w:t>
      </w:r>
      <w:r>
        <w:t xml:space="preserve"> </w:t>
      </w:r>
    </w:p>
    <w:p w14:paraId="68A9911E" w14:textId="153EA59A" w:rsidR="00D02395" w:rsidRDefault="00837FB7" w:rsidP="00837FB7">
      <w:pPr>
        <w:pStyle w:val="ListParagraph"/>
        <w:numPr>
          <w:ilvl w:val="0"/>
          <w:numId w:val="1"/>
        </w:numPr>
      </w:pPr>
      <w:r>
        <w:t>S</w:t>
      </w:r>
      <w:r w:rsidR="00B34AF7">
        <w:t>ingle linkage</w:t>
      </w:r>
      <w:r>
        <w:t xml:space="preserve">: </w:t>
      </w:r>
      <w:r w:rsidR="00177BDE">
        <w:t xml:space="preserve">least distance between two </w:t>
      </w:r>
      <w:r w:rsidR="00D02395">
        <w:t>points</w:t>
      </w:r>
      <w:r>
        <w:t xml:space="preserve"> in clusters</w:t>
      </w:r>
      <w:r w:rsidR="00B34AF7">
        <w:t xml:space="preserve"> </w:t>
      </w:r>
    </w:p>
    <w:p w14:paraId="454059C2" w14:textId="51313E40" w:rsidR="009A7AD5" w:rsidRDefault="00D02395" w:rsidP="00837FB7">
      <w:pPr>
        <w:pStyle w:val="ListParagraph"/>
        <w:numPr>
          <w:ilvl w:val="0"/>
          <w:numId w:val="1"/>
        </w:numPr>
      </w:pPr>
      <w:r>
        <w:t>A</w:t>
      </w:r>
      <w:r w:rsidR="00B34AF7">
        <w:t>verage linkage</w:t>
      </w:r>
      <w:r>
        <w:t>: T</w:t>
      </w:r>
      <w:r w:rsidR="00785337">
        <w:t xml:space="preserve">he arithmetic </w:t>
      </w:r>
      <w:proofErr w:type="gramStart"/>
      <w:r w:rsidR="00785337">
        <w:t>mean</w:t>
      </w:r>
      <w:proofErr w:type="gramEnd"/>
      <w:r w:rsidR="00785337">
        <w:t xml:space="preserve"> of distances </w:t>
      </w:r>
      <w:r w:rsidR="00A301C9">
        <w:t xml:space="preserve">every </w:t>
      </w:r>
      <w:r w:rsidR="009665B8">
        <w:t xml:space="preserve">possible pair of </w:t>
      </w:r>
      <w:r w:rsidR="00A301C9">
        <w:t xml:space="preserve">point </w:t>
      </w:r>
      <w:r w:rsidR="009665B8">
        <w:t>between clusters.</w:t>
      </w:r>
    </w:p>
    <w:p w14:paraId="3227C148" w14:textId="31186C36" w:rsidR="009A7AD5" w:rsidRDefault="009A7AD5" w:rsidP="00837FB7">
      <w:pPr>
        <w:pStyle w:val="ListParagraph"/>
        <w:numPr>
          <w:ilvl w:val="0"/>
          <w:numId w:val="1"/>
        </w:numPr>
      </w:pPr>
      <w:r>
        <w:t>C</w:t>
      </w:r>
      <w:r w:rsidR="00B34AF7">
        <w:t>entroid linkage</w:t>
      </w:r>
      <w:r w:rsidR="009665B8">
        <w:t xml:space="preserve">: Distances between the centres of both clusters. </w:t>
      </w:r>
    </w:p>
    <w:p w14:paraId="62CBC760" w14:textId="2E29B2D7" w:rsidR="00196A9C" w:rsidRDefault="00B34AF7" w:rsidP="002A0DC8">
      <w:r>
        <w:lastRenderedPageBreak/>
        <w:t xml:space="preserve">They all differ in the </w:t>
      </w:r>
      <w:r w:rsidR="00C81E82">
        <w:t>way</w:t>
      </w:r>
      <w:r w:rsidR="00235EA7">
        <w:t xml:space="preserve"> the distance between the clusters </w:t>
      </w:r>
      <w:r w:rsidR="001B1E2D">
        <w:t>is</w:t>
      </w:r>
      <w:r w:rsidR="00235EA7">
        <w:t xml:space="preserve"> calculated. </w:t>
      </w:r>
      <w:r w:rsidR="00A6642E">
        <w:t xml:space="preserve">At this point, we can construct our dendrogram starting with the leaves. </w:t>
      </w:r>
      <w:r w:rsidR="00030701">
        <w:t xml:space="preserve">As we move to the root, the pairs are fused at a distance matching their level of dissimilarities. </w:t>
      </w:r>
    </w:p>
    <w:p w14:paraId="68FE0AD5" w14:textId="77777777" w:rsidR="007426AE" w:rsidRDefault="00301AA2" w:rsidP="00196A9C">
      <w:pPr>
        <w:pStyle w:val="Heading2"/>
      </w:pPr>
      <w:r>
        <w:t>Pairwise distances between sto</w:t>
      </w:r>
      <w:r w:rsidR="007426AE">
        <w:t xml:space="preserve">cks and interpretation. </w:t>
      </w:r>
    </w:p>
    <w:p w14:paraId="301AE724" w14:textId="07309907" w:rsidR="00CE3078" w:rsidRDefault="00A6642E" w:rsidP="00EF47F7">
      <w:r>
        <w:t xml:space="preserve"> </w:t>
      </w:r>
      <w:r w:rsidR="00EF47F7">
        <w:t xml:space="preserve">To </w:t>
      </w:r>
      <w:r w:rsidR="00A6523D">
        <w:t>compute pair wise distances between stokes using the earlier calculated covariance matrix</w:t>
      </w:r>
      <w:r w:rsidR="004C0A19">
        <w:t xml:space="preserve">: </w:t>
      </w:r>
    </w:p>
    <w:p w14:paraId="5313FF29" w14:textId="058EF2D9" w:rsidR="00A63CDD" w:rsidRDefault="00A63CDD" w:rsidP="005C5B32">
      <w:pPr>
        <w:pStyle w:val="ListParagraph"/>
        <w:numPr>
          <w:ilvl w:val="0"/>
          <w:numId w:val="14"/>
        </w:numPr>
      </w:pPr>
      <w:r>
        <w:t xml:space="preserve">The Euclidian matric was </w:t>
      </w:r>
      <w:r w:rsidR="00BC3E19">
        <w:t>employed in calculating distance.</w:t>
      </w:r>
    </w:p>
    <w:p w14:paraId="00E85BCC" w14:textId="536DEF7E" w:rsidR="004C0A19" w:rsidRDefault="003915A9" w:rsidP="005C5B32">
      <w:pPr>
        <w:pStyle w:val="ListParagraph"/>
        <w:numPr>
          <w:ilvl w:val="0"/>
          <w:numId w:val="14"/>
        </w:numPr>
      </w:pPr>
      <w:proofErr w:type="spellStart"/>
      <w:r>
        <w:t>S</w:t>
      </w:r>
      <w:r w:rsidRPr="003915A9">
        <w:t>cipy</w:t>
      </w:r>
      <w:r w:rsidR="00617755">
        <w:t>’s</w:t>
      </w:r>
      <w:proofErr w:type="spellEnd"/>
      <w:r>
        <w:t xml:space="preserve"> </w:t>
      </w:r>
      <w:r w:rsidR="00617755">
        <w:t>s</w:t>
      </w:r>
      <w:r w:rsidRPr="003915A9">
        <w:t>patial</w:t>
      </w:r>
      <w:r w:rsidR="00617755">
        <w:t xml:space="preserve"> </w:t>
      </w:r>
      <w:r w:rsidRPr="003915A9">
        <w:t>distance</w:t>
      </w:r>
      <w:r w:rsidR="00617755">
        <w:t xml:space="preserve"> class</w:t>
      </w:r>
      <w:r w:rsidR="00041452">
        <w:t xml:space="preserve"> </w:t>
      </w:r>
      <w:r w:rsidR="00861567">
        <w:t xml:space="preserve">function was called with the covariance matrix and </w:t>
      </w:r>
      <w:r w:rsidR="00F41B91">
        <w:t>the Euclidian</w:t>
      </w:r>
      <w:r w:rsidR="00F56E5F">
        <w:t xml:space="preserve"> distant</w:t>
      </w:r>
      <w:r w:rsidR="00F41B91">
        <w:t xml:space="preserve"> matric as input. </w:t>
      </w:r>
    </w:p>
    <w:p w14:paraId="4499676F" w14:textId="33910EAF" w:rsidR="00F41B91" w:rsidRDefault="00146624" w:rsidP="005C5B32">
      <w:pPr>
        <w:pStyle w:val="ListParagraph"/>
        <w:numPr>
          <w:ilvl w:val="0"/>
          <w:numId w:val="14"/>
        </w:numPr>
      </w:pPr>
      <w:r>
        <w:t>The distance between clus</w:t>
      </w:r>
      <w:r w:rsidR="006D253A">
        <w:t>ter pair was obtained, plotted a</w:t>
      </w:r>
      <w:r w:rsidR="001D3C37">
        <w:t xml:space="preserve">nd printed. </w:t>
      </w:r>
    </w:p>
    <w:p w14:paraId="0D067218" w14:textId="69822708" w:rsidR="00B5574D" w:rsidRDefault="003A40D7" w:rsidP="00B5574D">
      <w:r>
        <w:t>The average linkage is used in th</w:t>
      </w:r>
      <w:r w:rsidR="00B54EFD">
        <w:t>is exercise and is given by the formular</w:t>
      </w:r>
      <w:r w:rsidR="00B5574D">
        <w:t xml:space="preserve">: </w:t>
      </w:r>
    </w:p>
    <w:p w14:paraId="38D16507" w14:textId="628A860A" w:rsidR="00B5574D" w:rsidRPr="00303C29" w:rsidRDefault="001F66A3" w:rsidP="00B5574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R,S</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 xml:space="preserve">, </m:t>
                  </m:r>
                </m:e>
              </m:nary>
            </m:e>
          </m:nary>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∈R,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m:oMathPara>
    </w:p>
    <w:p w14:paraId="23F7557C" w14:textId="6DE17C58" w:rsidR="00303C29" w:rsidRDefault="00303C29" w:rsidP="00B5574D">
      <w:pPr>
        <w:rPr>
          <w:rFonts w:eastAsiaTheme="minorEastAsia"/>
        </w:rPr>
      </w:pPr>
      <w:r>
        <w:rPr>
          <w:rFonts w:eastAsiaTheme="minorEastAsia"/>
        </w:rPr>
        <w:t>Where:</w:t>
      </w:r>
    </w:p>
    <w:p w14:paraId="5180639D" w14:textId="65FA6CB0" w:rsidR="00526E5D" w:rsidRPr="00526E5D" w:rsidRDefault="00526E5D" w:rsidP="00303C29">
      <w:pPr>
        <w:pStyle w:val="ListParagraph"/>
        <w:numPr>
          <w:ilvl w:val="0"/>
          <w:numId w:val="1"/>
        </w:numPr>
      </w:pPr>
      <w:r>
        <w:t>R and S are two separate clusters.</w:t>
      </w:r>
    </w:p>
    <w:p w14:paraId="1841F8C4" w14:textId="4215984C" w:rsidR="00303C29" w:rsidRPr="000C5F7C" w:rsidRDefault="00000000" w:rsidP="00303C29">
      <w:pPr>
        <w:pStyle w:val="ListParagraph"/>
        <w:numPr>
          <w:ilvl w:val="0"/>
          <w:numId w:val="1"/>
        </w:numP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 xml:space="preserve"> and </m:t>
        </m:r>
        <m:sSub>
          <m:sSubPr>
            <m:ctrlPr>
              <w:rPr>
                <w:rFonts w:ascii="Cambria Math" w:hAnsi="Cambria Math"/>
                <w:i/>
              </w:rPr>
            </m:ctrlPr>
          </m:sSubPr>
          <m:e>
            <m:r>
              <w:rPr>
                <w:rFonts w:ascii="Cambria Math" w:hAnsi="Cambria Math"/>
              </w:rPr>
              <m:t>n</m:t>
            </m:r>
          </m:e>
          <m:sub>
            <m:r>
              <w:rPr>
                <w:rFonts w:ascii="Cambria Math" w:hAnsi="Cambria Math"/>
              </w:rPr>
              <m:t>s</m:t>
            </m:r>
          </m:sub>
        </m:sSub>
      </m:oMath>
      <w:r w:rsidR="000C5F7C">
        <w:rPr>
          <w:rFonts w:eastAsiaTheme="minorEastAsia"/>
        </w:rPr>
        <w:t xml:space="preserve"> are the number of elements in cluster R and S respectively, </w:t>
      </w:r>
    </w:p>
    <w:p w14:paraId="60AC9F34" w14:textId="28C05104" w:rsidR="000C5F7C" w:rsidRPr="00AB1A30" w:rsidRDefault="00000000" w:rsidP="00303C29">
      <w:pPr>
        <w:pStyle w:val="ListParagraph"/>
        <w:numPr>
          <w:ilvl w:val="0"/>
          <w:numId w:val="1"/>
        </w:num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xml:space="preserve"> </m:t>
        </m:r>
      </m:oMath>
      <w:r w:rsidR="00AB1A30">
        <w:rPr>
          <w:rFonts w:eastAsiaTheme="minorEastAsia"/>
        </w:rPr>
        <w:t xml:space="preserve">are points in cluster r and s respectively </w:t>
      </w:r>
    </w:p>
    <w:p w14:paraId="6686738B" w14:textId="0E0B33AC" w:rsidR="00E74D9C" w:rsidRDefault="00921BC5" w:rsidP="00E74D9C">
      <w:pPr>
        <w:pStyle w:val="ListParagraph"/>
        <w:numPr>
          <w:ilvl w:val="0"/>
          <w:numId w:val="1"/>
        </w:numPr>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w:r>
        <w:rPr>
          <w:rFonts w:eastAsiaTheme="minorEastAsia"/>
        </w:rPr>
        <w:t xml:space="preserve"> is the </w:t>
      </w:r>
      <w:r w:rsidR="00526E5D">
        <w:rPr>
          <w:rFonts w:eastAsiaTheme="minorEastAsia"/>
        </w:rPr>
        <w:t>Euclidian distance between the points in cluster R and S</w:t>
      </w:r>
    </w:p>
    <w:p w14:paraId="37E00A36" w14:textId="77777777" w:rsidR="003F5F5C" w:rsidRDefault="00562CE3" w:rsidP="00E74D9C">
      <w:r>
        <w:t xml:space="preserve">Small distances </w:t>
      </w:r>
      <w:r w:rsidR="00833186">
        <w:t>portray observations</w:t>
      </w:r>
      <w:r w:rsidR="00F37FBF">
        <w:t xml:space="preserve">, </w:t>
      </w:r>
      <w:r w:rsidR="00833186">
        <w:t>features</w:t>
      </w:r>
      <w:r w:rsidR="00F37FBF">
        <w:t>, or clusters</w:t>
      </w:r>
      <w:r w:rsidR="00833186">
        <w:t xml:space="preserve"> that pr</w:t>
      </w:r>
      <w:r w:rsidR="00470DC5">
        <w:t>esent similar</w:t>
      </w:r>
      <w:r w:rsidR="0050015F">
        <w:t xml:space="preserve"> characteristics</w:t>
      </w:r>
      <w:r w:rsidR="00457FA4">
        <w:t>, or are close together</w:t>
      </w:r>
      <w:r w:rsidR="0050015F">
        <w:t>.</w:t>
      </w:r>
      <w:r w:rsidR="004A3E3F">
        <w:t xml:space="preserve"> Clusters fused further </w:t>
      </w:r>
      <w:r w:rsidR="00077737">
        <w:t>portray fewer similarities b</w:t>
      </w:r>
      <w:r w:rsidR="000E074D">
        <w:t xml:space="preserve">etween them. The top </w:t>
      </w:r>
      <w:r w:rsidR="003F5F5C">
        <w:t xml:space="preserve">5 </w:t>
      </w:r>
      <w:r w:rsidR="000E074D">
        <w:t>similar pairs were obtained to be:</w:t>
      </w:r>
    </w:p>
    <w:p w14:paraId="31D0752A" w14:textId="1CD5BF6A" w:rsidR="00562CE3" w:rsidRDefault="003F5F5C" w:rsidP="00E74D9C">
      <w:r w:rsidRPr="003F5F5C">
        <w:rPr>
          <w:noProof/>
        </w:rPr>
        <w:drawing>
          <wp:inline distT="0" distB="0" distL="0" distR="0" wp14:anchorId="0D15A7C5" wp14:editId="12D1D97B">
            <wp:extent cx="3703641" cy="891617"/>
            <wp:effectExtent l="0" t="0" r="0" b="3810"/>
            <wp:docPr id="13309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1639" name=""/>
                    <pic:cNvPicPr/>
                  </pic:nvPicPr>
                  <pic:blipFill>
                    <a:blip r:embed="rId18"/>
                    <a:stretch>
                      <a:fillRect/>
                    </a:stretch>
                  </pic:blipFill>
                  <pic:spPr>
                    <a:xfrm>
                      <a:off x="0" y="0"/>
                      <a:ext cx="3703641" cy="891617"/>
                    </a:xfrm>
                    <a:prstGeom prst="rect">
                      <a:avLst/>
                    </a:prstGeom>
                  </pic:spPr>
                </pic:pic>
              </a:graphicData>
            </a:graphic>
          </wp:inline>
        </w:drawing>
      </w:r>
      <w:r w:rsidR="000E074D">
        <w:t xml:space="preserve"> </w:t>
      </w:r>
    </w:p>
    <w:p w14:paraId="295FC0FE" w14:textId="31993882" w:rsidR="00522E1C" w:rsidRDefault="00522E1C" w:rsidP="00E74D9C">
      <w:r>
        <w:t>We observe th</w:t>
      </w:r>
      <w:r w:rsidR="00A875C4">
        <w:t xml:space="preserve">at </w:t>
      </w:r>
      <w:r w:rsidR="00A875C4" w:rsidRPr="00A875C4">
        <w:t>Procter &amp; Gamble (PG) and Coca-Cola (KO)</w:t>
      </w:r>
      <w:r w:rsidR="00A875C4">
        <w:t xml:space="preserve"> are into the production of </w:t>
      </w:r>
      <w:r w:rsidR="00EF214D">
        <w:t>stapple consumer goods. As such, they certainly will presen</w:t>
      </w:r>
      <w:r w:rsidR="004248C6">
        <w:t>t much similar behaviours in the stock market.</w:t>
      </w:r>
    </w:p>
    <w:p w14:paraId="19A11BE5" w14:textId="74E5B731" w:rsidR="004248C6" w:rsidRDefault="00D42952" w:rsidP="004248C6">
      <w:pPr>
        <w:pStyle w:val="Heading2"/>
        <w:rPr>
          <w:rFonts w:eastAsiaTheme="minorHAnsi"/>
        </w:rPr>
      </w:pPr>
      <w:r>
        <w:rPr>
          <w:rFonts w:eastAsiaTheme="minorHAnsi"/>
        </w:rPr>
        <w:t>Constructing a dendrogram</w:t>
      </w:r>
      <w:r w:rsidR="003C2658">
        <w:rPr>
          <w:rFonts w:eastAsiaTheme="minorHAnsi"/>
        </w:rPr>
        <w:t>:</w:t>
      </w:r>
      <w:r>
        <w:rPr>
          <w:rFonts w:eastAsiaTheme="minorHAnsi"/>
        </w:rPr>
        <w:t xml:space="preserve"> </w:t>
      </w:r>
    </w:p>
    <w:p w14:paraId="038F8EAF" w14:textId="7BB8873D" w:rsidR="00D42952" w:rsidRDefault="00621EA1" w:rsidP="00D42952">
      <w:r>
        <w:t>To construct the dendrogram</w:t>
      </w:r>
      <w:r w:rsidR="00D42952">
        <w:t>:</w:t>
      </w:r>
    </w:p>
    <w:p w14:paraId="565566C5" w14:textId="1B2E0A95" w:rsidR="00CA658E" w:rsidRPr="00CA658E" w:rsidRDefault="00621EA1" w:rsidP="00CA658E">
      <w:pPr>
        <w:pStyle w:val="ListParagraph"/>
        <w:numPr>
          <w:ilvl w:val="0"/>
          <w:numId w:val="15"/>
        </w:numPr>
      </w:pPr>
      <w:r>
        <w:t>Const</w:t>
      </w:r>
      <w:r w:rsidR="00D00EFD">
        <w:t xml:space="preserve">ruct the linkage matrix using linkage from </w:t>
      </w:r>
      <w:proofErr w:type="spellStart"/>
      <w:r w:rsidR="0071075D">
        <w:t>Scipy</w:t>
      </w:r>
      <w:proofErr w:type="spellEnd"/>
      <w:r w:rsidR="0071075D">
        <w:t xml:space="preserve"> hierarchical clustering</w:t>
      </w:r>
      <w:r w:rsidR="009F2141">
        <w:fldChar w:fldCharType="begin"/>
      </w:r>
      <w:r w:rsidR="009463CC">
        <w:instrText xml:space="preserve"> ADDIN ZOTERO_ITEM CSL_CITATION {"citationID":"BK5aME5c","properties":{"formattedCitation":"[13]","plainCitation":"[13]","noteIndex":0},"citationItems":[{"id":257,"uris":["http://zotero.org/users/14711598/items/KD6GU8JC"],"itemData":{"id":257,"type":"webpage","title":"Hierarchical clustering (scipy.cluster.hierarchy) — SciPy v1.14.1 Manual","URL":"https://docs.scipy.org/doc/scipy/reference/cluster.hierarchy.html","accessed":{"date-parts":[["2024",11,30]]}}}],"schema":"https://github.com/citation-style-language/schema/raw/master/csl-citation.json"} </w:instrText>
      </w:r>
      <w:r w:rsidR="009F2141">
        <w:fldChar w:fldCharType="separate"/>
      </w:r>
      <w:r w:rsidR="009463CC" w:rsidRPr="009463CC">
        <w:rPr>
          <w:rFonts w:cs="Times New Roman"/>
        </w:rPr>
        <w:t>[13]</w:t>
      </w:r>
      <w:r w:rsidR="009F2141">
        <w:fldChar w:fldCharType="end"/>
      </w:r>
      <w:r w:rsidR="0071075D">
        <w:t>.</w:t>
      </w:r>
      <w:r w:rsidR="00DC5E80">
        <w:t xml:space="preserve"> </w:t>
      </w:r>
      <w:r w:rsidR="003B72E1">
        <w:t xml:space="preserve">The covariance matrix and average linkage is used. </w:t>
      </w:r>
    </w:p>
    <w:p w14:paraId="77825807" w14:textId="6331BC1D" w:rsidR="00D42952" w:rsidRDefault="00DC5E80" w:rsidP="009F5D8E">
      <w:pPr>
        <w:pStyle w:val="ListParagraph"/>
        <w:numPr>
          <w:ilvl w:val="0"/>
          <w:numId w:val="15"/>
        </w:numPr>
      </w:pPr>
      <w:r>
        <w:t>With</w:t>
      </w:r>
      <w:r w:rsidR="003A2AD3">
        <w:t xml:space="preserve"> dendrogram from </w:t>
      </w:r>
      <w:proofErr w:type="spellStart"/>
      <w:r w:rsidR="003A2AD3">
        <w:t>Scipy</w:t>
      </w:r>
      <w:proofErr w:type="spellEnd"/>
      <w:r w:rsidR="003A2AD3">
        <w:t xml:space="preserve">, </w:t>
      </w:r>
      <w:r>
        <w:t xml:space="preserve">the dendrogram matrix is plotted against stock names. </w:t>
      </w:r>
    </w:p>
    <w:p w14:paraId="59801FF8" w14:textId="0DC18C3A" w:rsidR="003B72E1" w:rsidRDefault="00DC5E80" w:rsidP="00DC5E80">
      <w:r>
        <w:t>We obtain the</w:t>
      </w:r>
      <w:r w:rsidR="003B72E1">
        <w:t xml:space="preserve"> following.</w:t>
      </w:r>
    </w:p>
    <w:p w14:paraId="6033C5C8" w14:textId="1A76C91A" w:rsidR="00DC5E80" w:rsidRPr="00D42952" w:rsidRDefault="005E0FAD" w:rsidP="00DC5E80">
      <w:r w:rsidRPr="005E0FAD">
        <w:rPr>
          <w:noProof/>
        </w:rPr>
        <w:lastRenderedPageBreak/>
        <w:drawing>
          <wp:inline distT="0" distB="0" distL="0" distR="0" wp14:anchorId="5A0DB705" wp14:editId="333AA809">
            <wp:extent cx="5731510" cy="3059430"/>
            <wp:effectExtent l="0" t="0" r="2540" b="7620"/>
            <wp:docPr id="400723881" name="Picture 1" descr="A graph with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3881" name="Picture 1" descr="A graph with multiple colored lines&#10;&#10;Description automatically generated"/>
                    <pic:cNvPicPr/>
                  </pic:nvPicPr>
                  <pic:blipFill>
                    <a:blip r:embed="rId19"/>
                    <a:stretch>
                      <a:fillRect/>
                    </a:stretch>
                  </pic:blipFill>
                  <pic:spPr>
                    <a:xfrm>
                      <a:off x="0" y="0"/>
                      <a:ext cx="5731510" cy="3059430"/>
                    </a:xfrm>
                    <a:prstGeom prst="rect">
                      <a:avLst/>
                    </a:prstGeom>
                  </pic:spPr>
                </pic:pic>
              </a:graphicData>
            </a:graphic>
          </wp:inline>
        </w:drawing>
      </w:r>
      <w:r w:rsidR="00DC5E80">
        <w:t xml:space="preserve"> </w:t>
      </w:r>
    </w:p>
    <w:p w14:paraId="4DA650C3" w14:textId="75AD8622" w:rsidR="00C70781" w:rsidRDefault="00400918" w:rsidP="000C79AE">
      <w:pPr>
        <w:pStyle w:val="Heading2"/>
      </w:pPr>
      <w:r>
        <w:t>Exploring clusters from the dendrogram.</w:t>
      </w:r>
    </w:p>
    <w:p w14:paraId="091EB97F" w14:textId="14F92F9F" w:rsidR="00157659" w:rsidRDefault="003E7753" w:rsidP="00400918">
      <w:r>
        <w:t xml:space="preserve">In this </w:t>
      </w:r>
      <w:r w:rsidR="00D26021">
        <w:t>part of the exercise, the stocks were split into</w:t>
      </w:r>
      <w:r w:rsidR="00CD5C0F">
        <w:t xml:space="preserve"> </w:t>
      </w:r>
      <w:r w:rsidR="00197820">
        <w:t xml:space="preserve">6 </w:t>
      </w:r>
      <w:r w:rsidR="00D26021">
        <w:t xml:space="preserve">clusters </w:t>
      </w:r>
      <w:r w:rsidR="00CD5C0F">
        <w:t xml:space="preserve">and observed. </w:t>
      </w:r>
      <w:r w:rsidR="009457A8">
        <w:t>C</w:t>
      </w:r>
      <w:r w:rsidR="00F61626">
        <w:t xml:space="preserve">luster was used from </w:t>
      </w:r>
      <w:proofErr w:type="spellStart"/>
      <w:r w:rsidR="00F61626">
        <w:t>Scipy</w:t>
      </w:r>
      <w:proofErr w:type="spellEnd"/>
      <w:r w:rsidR="00F61626">
        <w:t xml:space="preserve"> hierarchical </w:t>
      </w:r>
      <w:r w:rsidR="00BF5640">
        <w:t xml:space="preserve">cluster to </w:t>
      </w:r>
      <w:r w:rsidR="00CC5770">
        <w:t xml:space="preserve">select stocks found in this cluster. The result is shown bellow: </w:t>
      </w:r>
    </w:p>
    <w:p w14:paraId="35F14CB4" w14:textId="775897BB" w:rsidR="00011A1B" w:rsidRPr="00400918" w:rsidRDefault="00011A1B" w:rsidP="00400918">
      <w:r w:rsidRPr="00011A1B">
        <w:rPr>
          <w:noProof/>
        </w:rPr>
        <w:drawing>
          <wp:inline distT="0" distB="0" distL="0" distR="0" wp14:anchorId="1CC1CB8F" wp14:editId="5A8EA8B8">
            <wp:extent cx="5731510" cy="1168400"/>
            <wp:effectExtent l="0" t="0" r="2540" b="0"/>
            <wp:docPr id="53159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5411" name=""/>
                    <pic:cNvPicPr/>
                  </pic:nvPicPr>
                  <pic:blipFill>
                    <a:blip r:embed="rId20"/>
                    <a:stretch>
                      <a:fillRect/>
                    </a:stretch>
                  </pic:blipFill>
                  <pic:spPr>
                    <a:xfrm>
                      <a:off x="0" y="0"/>
                      <a:ext cx="5731510" cy="1168400"/>
                    </a:xfrm>
                    <a:prstGeom prst="rect">
                      <a:avLst/>
                    </a:prstGeom>
                  </pic:spPr>
                </pic:pic>
              </a:graphicData>
            </a:graphic>
          </wp:inline>
        </w:drawing>
      </w:r>
    </w:p>
    <w:p w14:paraId="3B3B9D8D" w14:textId="5A249A2C" w:rsidR="0032280A" w:rsidRDefault="00616B40">
      <w:r>
        <w:t>Let us examine clusters with two or more stocks</w:t>
      </w:r>
      <w:r w:rsidR="0032280A">
        <w:t>:</w:t>
      </w:r>
    </w:p>
    <w:p w14:paraId="40EFC32B" w14:textId="3385C634" w:rsidR="00221B31" w:rsidRDefault="00CA728B" w:rsidP="00221B31">
      <w:pPr>
        <w:pStyle w:val="ListParagraph"/>
        <w:numPr>
          <w:ilvl w:val="0"/>
          <w:numId w:val="16"/>
        </w:numPr>
      </w:pPr>
      <w:r>
        <w:t xml:space="preserve">Cluster 1 </w:t>
      </w:r>
      <w:r w:rsidR="0007459B">
        <w:t>–</w:t>
      </w:r>
      <w:r>
        <w:t xml:space="preserve"> </w:t>
      </w:r>
      <w:r w:rsidR="0007459B">
        <w:t>PFE and VZ</w:t>
      </w:r>
    </w:p>
    <w:p w14:paraId="6F76CCCC" w14:textId="66113346" w:rsidR="00221B31" w:rsidRDefault="00221B31" w:rsidP="00221B31">
      <w:pPr>
        <w:ind w:left="360"/>
      </w:pPr>
      <w:r>
        <w:t xml:space="preserve">Though </w:t>
      </w:r>
      <w:r w:rsidR="00FE50F2">
        <w:t xml:space="preserve">into different activity sectors, </w:t>
      </w:r>
      <w:r w:rsidR="00253875" w:rsidRPr="00253875">
        <w:t>PFE (Pfizer) and VZ (Verizon)</w:t>
      </w:r>
      <w:r w:rsidR="00253875">
        <w:t xml:space="preserve"> are leading companies in </w:t>
      </w:r>
      <w:r w:rsidR="0096374E">
        <w:t xml:space="preserve">pharmaceutical and telecommunication respectively. </w:t>
      </w:r>
    </w:p>
    <w:p w14:paraId="6DF7C2A8" w14:textId="369EE3B9" w:rsidR="004457E9" w:rsidRDefault="00307E9F" w:rsidP="00307E9F">
      <w:pPr>
        <w:pStyle w:val="ListParagraph"/>
        <w:numPr>
          <w:ilvl w:val="0"/>
          <w:numId w:val="16"/>
        </w:numPr>
      </w:pPr>
      <w:r>
        <w:t xml:space="preserve">Cluster </w:t>
      </w:r>
      <w:r w:rsidR="00CA728B">
        <w:t>2</w:t>
      </w:r>
      <w:r w:rsidR="00F37E1F">
        <w:t xml:space="preserve"> – MRK</w:t>
      </w:r>
      <w:r w:rsidR="0007459B">
        <w:t>, and</w:t>
      </w:r>
      <w:r w:rsidR="00D37444">
        <w:t xml:space="preserve"> UNH</w:t>
      </w:r>
      <w:r>
        <w:t xml:space="preserve">: </w:t>
      </w:r>
    </w:p>
    <w:p w14:paraId="1C0A0D22" w14:textId="6BF69CFD" w:rsidR="005C412B" w:rsidRDefault="00F37E1F" w:rsidP="004457E9">
      <w:pPr>
        <w:ind w:left="360"/>
      </w:pPr>
      <w:r>
        <w:t xml:space="preserve">We can infare that </w:t>
      </w:r>
      <w:r w:rsidR="002C44D6" w:rsidRPr="002C44D6">
        <w:t xml:space="preserve">Merck &amp; Co. (MRK) and UnitedHealth Group (UNH) </w:t>
      </w:r>
      <w:r w:rsidR="00D37444">
        <w:t xml:space="preserve">are </w:t>
      </w:r>
      <w:r w:rsidR="00371AC4">
        <w:t xml:space="preserve">of the health industry. </w:t>
      </w:r>
      <w:r w:rsidR="00134305">
        <w:t>For over 130, M</w:t>
      </w:r>
      <w:r w:rsidR="0002703A">
        <w:t xml:space="preserve">RK has been into the </w:t>
      </w:r>
      <w:r w:rsidR="0002703A" w:rsidRPr="0002703A">
        <w:t>development of important medicines and vaccines</w:t>
      </w:r>
      <w:r w:rsidR="0002703A">
        <w:fldChar w:fldCharType="begin"/>
      </w:r>
      <w:r w:rsidR="009463CC">
        <w:instrText xml:space="preserve"> ADDIN ZOTERO_ITEM CSL_CITATION {"citationID":"34b0PLxT","properties":{"formattedCitation":"[14]","plainCitation":"[14]","noteIndex":0},"citationItems":[{"id":258,"uris":["http://zotero.org/users/14711598/items/PAUYP4U5"],"itemData":{"id":258,"type":"webpage","abstract":"Merck aspires to be the premier research-intensive biopharmaceutical company in the world. Learn about our commitment to save and improve lives.","container-title":"Merck.com","language":"en-US","title":"Who we are","URL":"https://www.merck.com/company-overview/","accessed":{"date-parts":[["2024",12,1]]}}}],"schema":"https://github.com/citation-style-language/schema/raw/master/csl-citation.json"} </w:instrText>
      </w:r>
      <w:r w:rsidR="0002703A">
        <w:fldChar w:fldCharType="separate"/>
      </w:r>
      <w:r w:rsidR="009463CC" w:rsidRPr="009463CC">
        <w:rPr>
          <w:rFonts w:cs="Times New Roman"/>
        </w:rPr>
        <w:t>[14]</w:t>
      </w:r>
      <w:r w:rsidR="0002703A">
        <w:fldChar w:fldCharType="end"/>
      </w:r>
      <w:r w:rsidR="0002703A" w:rsidRPr="0002703A">
        <w:t>.</w:t>
      </w:r>
      <w:r w:rsidR="00C56A2F">
        <w:t xml:space="preserve"> </w:t>
      </w:r>
      <w:r w:rsidR="00C56A2F" w:rsidRPr="00C56A2F">
        <w:t>UnitedHealth Group is a health care and well-being company with a mission to help people live healthier lives and help make the health system work better for everyone</w:t>
      </w:r>
      <w:r w:rsidR="00C56A2F">
        <w:fldChar w:fldCharType="begin"/>
      </w:r>
      <w:r w:rsidR="009463CC">
        <w:instrText xml:space="preserve"> ADDIN ZOTERO_ITEM CSL_CITATION {"citationID":"syrbrFc6","properties":{"formattedCitation":"[15]","plainCitation":"[15]","noteIndex":0},"citationItems":[{"id":259,"uris":["http://zotero.org/users/14711598/items/F54USVU4"],"itemData":{"id":259,"type":"webpage","abstract":"We strive to help people live healthier lives and to help make the health system work better for everyone.","language":"en","title":"Mission &amp; Values","URL":"https://www.unitedhealthgroup.com/uhg/mission-values.html","accessed":{"date-parts":[["2024",12,1]]}}}],"schema":"https://github.com/citation-style-language/schema/raw/master/csl-citation.json"} </w:instrText>
      </w:r>
      <w:r w:rsidR="00C56A2F">
        <w:fldChar w:fldCharType="separate"/>
      </w:r>
      <w:r w:rsidR="009463CC" w:rsidRPr="009463CC">
        <w:rPr>
          <w:rFonts w:cs="Times New Roman"/>
        </w:rPr>
        <w:t>[15]</w:t>
      </w:r>
      <w:r w:rsidR="00C56A2F">
        <w:fldChar w:fldCharType="end"/>
      </w:r>
      <w:r w:rsidR="00C56A2F" w:rsidRPr="00C56A2F">
        <w:t xml:space="preserve">. </w:t>
      </w:r>
      <w:r w:rsidR="002355B9">
        <w:t xml:space="preserve">They are </w:t>
      </w:r>
      <w:r w:rsidR="004457E9">
        <w:t xml:space="preserve">both leading in their domains and </w:t>
      </w:r>
      <w:r w:rsidR="005C412B">
        <w:t xml:space="preserve">have strong international presence. This accounts for their similarities. </w:t>
      </w:r>
      <w:r w:rsidR="00811AA5">
        <w:t>They can be classified under healthcare.</w:t>
      </w:r>
    </w:p>
    <w:p w14:paraId="2CB91D35" w14:textId="026C49A3" w:rsidR="0040186B" w:rsidRDefault="005C412B" w:rsidP="005C412B">
      <w:pPr>
        <w:pStyle w:val="ListParagraph"/>
        <w:numPr>
          <w:ilvl w:val="0"/>
          <w:numId w:val="16"/>
        </w:numPr>
      </w:pPr>
      <w:r>
        <w:t xml:space="preserve">Cluster </w:t>
      </w:r>
      <w:r w:rsidR="00CA728B">
        <w:t>3</w:t>
      </w:r>
      <w:r>
        <w:t xml:space="preserve"> </w:t>
      </w:r>
      <w:r w:rsidR="0040186B">
        <w:t>–</w:t>
      </w:r>
      <w:r>
        <w:t xml:space="preserve"> </w:t>
      </w:r>
      <w:r w:rsidR="00A571C9">
        <w:t xml:space="preserve">AMGN, </w:t>
      </w:r>
      <w:r w:rsidR="0040186B">
        <w:t>KO, MCD, PG</w:t>
      </w:r>
      <w:r w:rsidR="0007459B">
        <w:t>, and</w:t>
      </w:r>
      <w:r w:rsidR="00A571C9">
        <w:t xml:space="preserve"> WMT</w:t>
      </w:r>
      <w:r w:rsidR="0040186B">
        <w:t>:</w:t>
      </w:r>
    </w:p>
    <w:p w14:paraId="541EE261" w14:textId="1D5579DF" w:rsidR="005A131C" w:rsidRDefault="00FF00EB" w:rsidP="005A131C">
      <w:pPr>
        <w:ind w:left="360"/>
      </w:pPr>
      <w:r w:rsidRPr="00FF00EB">
        <w:lastRenderedPageBreak/>
        <w:t>Coca-Cola (KO), McDonald's (MCD), and Procter &amp; Gamble (PG)</w:t>
      </w:r>
      <w:r>
        <w:t xml:space="preserve"> </w:t>
      </w:r>
      <w:r w:rsidR="00A571C9">
        <w:t xml:space="preserve">and Walmart (WMT) </w:t>
      </w:r>
      <w:r>
        <w:t xml:space="preserve">are </w:t>
      </w:r>
      <w:r w:rsidR="00612BB6">
        <w:t xml:space="preserve">companies into daily consumer </w:t>
      </w:r>
      <w:r w:rsidR="0097392F">
        <w:t xml:space="preserve">goods production. </w:t>
      </w:r>
      <w:r w:rsidR="00D52CDC">
        <w:t xml:space="preserve">Their </w:t>
      </w:r>
      <w:r w:rsidR="00845BBA">
        <w:t xml:space="preserve">product include </w:t>
      </w:r>
      <w:r w:rsidR="00725F44">
        <w:t>food, beverages, sanitary</w:t>
      </w:r>
      <w:r w:rsidR="00494AF6">
        <w:t>, home</w:t>
      </w:r>
      <w:r w:rsidR="0044163A">
        <w:t xml:space="preserve"> and </w:t>
      </w:r>
      <w:r w:rsidR="00494AF6">
        <w:t>selfcare products</w:t>
      </w:r>
      <w:r w:rsidR="0044163A">
        <w:t xml:space="preserve">, to name a few. </w:t>
      </w:r>
      <w:r w:rsidR="00494AF6">
        <w:t xml:space="preserve"> </w:t>
      </w:r>
      <w:r w:rsidR="00533DE3">
        <w:t xml:space="preserve">They can be classified as </w:t>
      </w:r>
      <w:r w:rsidR="00CF2EA8">
        <w:t xml:space="preserve">companies that provide </w:t>
      </w:r>
      <w:r w:rsidR="001E7CF0">
        <w:t>necessary basic consumer goods: staple</w:t>
      </w:r>
      <w:r w:rsidR="00533DE3">
        <w:t xml:space="preserve"> companies. </w:t>
      </w:r>
    </w:p>
    <w:p w14:paraId="5F6B6B04" w14:textId="5A0E812A" w:rsidR="00533DE3" w:rsidRDefault="00533DE3" w:rsidP="00533DE3">
      <w:pPr>
        <w:pStyle w:val="ListParagraph"/>
        <w:numPr>
          <w:ilvl w:val="0"/>
          <w:numId w:val="16"/>
        </w:numPr>
      </w:pPr>
      <w:r>
        <w:t xml:space="preserve">Cluster </w:t>
      </w:r>
      <w:r w:rsidR="00CA728B">
        <w:t>4</w:t>
      </w:r>
      <w:r>
        <w:t xml:space="preserve"> - </w:t>
      </w:r>
      <w:r w:rsidR="004C57B2" w:rsidRPr="004C57B2">
        <w:t>AAPL, CRM, INTC, MSFT</w:t>
      </w:r>
      <w:r w:rsidR="005C0FDB">
        <w:t xml:space="preserve">: </w:t>
      </w:r>
    </w:p>
    <w:p w14:paraId="00DE4811" w14:textId="151E6C85" w:rsidR="000F6E67" w:rsidRDefault="000F6E67" w:rsidP="005A131C">
      <w:pPr>
        <w:ind w:left="360"/>
      </w:pPr>
      <w:r w:rsidRPr="000F6E67">
        <w:t>Apple (AAPL), Salesforce (CRM), Intel (INTC), and Microsoft (MSFT)</w:t>
      </w:r>
      <w:r>
        <w:t xml:space="preserve"> are clearly </w:t>
      </w:r>
      <w:r w:rsidR="00722561">
        <w:t xml:space="preserve">leading tech giants. They are into technology and </w:t>
      </w:r>
      <w:r w:rsidR="00281D85">
        <w:t xml:space="preserve">the production of electronics. This certainly </w:t>
      </w:r>
      <w:r w:rsidR="001F3572">
        <w:t xml:space="preserve">is the reason for the similarities. </w:t>
      </w:r>
      <w:r w:rsidR="004147C1">
        <w:t xml:space="preserve">This therefor can be closely related to the technological sector. </w:t>
      </w:r>
    </w:p>
    <w:p w14:paraId="5AB25834" w14:textId="5E59A162" w:rsidR="005A131C" w:rsidRDefault="005A131C" w:rsidP="005A131C">
      <w:pPr>
        <w:pStyle w:val="ListParagraph"/>
        <w:numPr>
          <w:ilvl w:val="0"/>
          <w:numId w:val="16"/>
        </w:numPr>
      </w:pPr>
      <w:r>
        <w:t xml:space="preserve">Cluster 5 - </w:t>
      </w:r>
      <w:r w:rsidR="000A7C02" w:rsidRPr="000A7C02">
        <w:t xml:space="preserve">CVX, RTX, </w:t>
      </w:r>
      <w:r w:rsidR="000A7C02">
        <w:t xml:space="preserve">and </w:t>
      </w:r>
      <w:r w:rsidR="000A7C02" w:rsidRPr="000A7C02">
        <w:t>TRV</w:t>
      </w:r>
      <w:r w:rsidR="000A7C02">
        <w:t>:</w:t>
      </w:r>
    </w:p>
    <w:p w14:paraId="69D64D0A" w14:textId="1979DB91" w:rsidR="000A7C02" w:rsidRDefault="00D10BDA" w:rsidP="000A7C02">
      <w:pPr>
        <w:ind w:left="360"/>
      </w:pPr>
      <w:r w:rsidRPr="00D10BDA">
        <w:t xml:space="preserve">Chevron (CVX) </w:t>
      </w:r>
      <w:r>
        <w:t xml:space="preserve">is into energy exploitation </w:t>
      </w:r>
      <w:r w:rsidR="00F60636">
        <w:t xml:space="preserve">and production while </w:t>
      </w:r>
      <w:r w:rsidR="00F60636" w:rsidRPr="00F60636">
        <w:t xml:space="preserve">Raytheon Technologies (RTX) </w:t>
      </w:r>
      <w:r w:rsidR="00F60636">
        <w:t>is into the</w:t>
      </w:r>
      <w:r w:rsidR="00F60636" w:rsidRPr="00F60636">
        <w:t xml:space="preserve"> Aerospace and </w:t>
      </w:r>
      <w:r w:rsidR="00D060BE" w:rsidRPr="00F60636">
        <w:t>Defence</w:t>
      </w:r>
      <w:r w:rsidR="00F60636" w:rsidRPr="00F60636">
        <w:t xml:space="preserve"> Sector</w:t>
      </w:r>
      <w:r w:rsidR="00F60636">
        <w:t xml:space="preserve">, and </w:t>
      </w:r>
      <w:r w:rsidR="00B57AD9" w:rsidRPr="00B57AD9">
        <w:t>Travelers (TRV)</w:t>
      </w:r>
      <w:r w:rsidR="00B57AD9">
        <w:t xml:space="preserve"> is an insurance company into high-risk insurance. </w:t>
      </w:r>
      <w:r w:rsidR="00B77B8C">
        <w:t xml:space="preserve">These are certainly companies related to high energy production or usage. </w:t>
      </w:r>
      <w:r w:rsidR="00D060BE">
        <w:t>Closely related to the energy sec</w:t>
      </w:r>
      <w:r w:rsidR="004147C1">
        <w:t>tor.</w:t>
      </w:r>
    </w:p>
    <w:p w14:paraId="79C8B83D" w14:textId="6C80C085" w:rsidR="006D7153" w:rsidRDefault="006D7153" w:rsidP="006D7153">
      <w:pPr>
        <w:pStyle w:val="ListParagraph"/>
        <w:numPr>
          <w:ilvl w:val="0"/>
          <w:numId w:val="16"/>
        </w:numPr>
      </w:pPr>
      <w:r>
        <w:t>Cluster 6</w:t>
      </w:r>
      <w:r w:rsidR="00BB4BB4">
        <w:t xml:space="preserve"> - </w:t>
      </w:r>
      <w:r w:rsidR="00BB4BB4" w:rsidRPr="00BB4BB4">
        <w:t>AXP, BA, CAT, CSCO, DIS, DOW, GS, HD, HON, JPM, MMM, NKE, V, WBA</w:t>
      </w:r>
      <w:r w:rsidR="00BB4BB4">
        <w:t>:</w:t>
      </w:r>
    </w:p>
    <w:p w14:paraId="1843811D" w14:textId="5F916D5B" w:rsidR="00B41C15" w:rsidRDefault="004D7E2C" w:rsidP="00B41C15">
      <w:pPr>
        <w:ind w:left="360"/>
      </w:pPr>
      <w:r>
        <w:t>Th</w:t>
      </w:r>
      <w:r w:rsidR="00EF3225">
        <w:t>e elements of this</w:t>
      </w:r>
      <w:r>
        <w:t xml:space="preserve"> cluster</w:t>
      </w:r>
      <w:r w:rsidR="00EF3225">
        <w:t xml:space="preserve"> ha</w:t>
      </w:r>
      <w:r w:rsidR="00ED2DE7">
        <w:t xml:space="preserve">ve some similarities but are companies with </w:t>
      </w:r>
      <w:r w:rsidR="00D060BE">
        <w:t>diverse</w:t>
      </w:r>
      <w:r w:rsidR="00ED2DE7">
        <w:t xml:space="preserve"> areas of interests. We have for example, </w:t>
      </w:r>
      <w:r w:rsidR="00254BA6">
        <w:t xml:space="preserve">financial </w:t>
      </w:r>
      <w:r w:rsidR="00F81070">
        <w:t xml:space="preserve">and investment </w:t>
      </w:r>
      <w:r w:rsidR="00254BA6">
        <w:t>service providers like V, JPM</w:t>
      </w:r>
      <w:r w:rsidR="00F81070">
        <w:t xml:space="preserve">, GS, </w:t>
      </w:r>
      <w:r w:rsidR="00C317B2">
        <w:t xml:space="preserve">and </w:t>
      </w:r>
      <w:r w:rsidR="00F81070">
        <w:t>AXP</w:t>
      </w:r>
      <w:r w:rsidR="00C317B2">
        <w:t xml:space="preserve">. We also have </w:t>
      </w:r>
      <w:r w:rsidR="00B41C15">
        <w:t>conglomerate industries and consumer good companies. The similarities between them</w:t>
      </w:r>
      <w:r w:rsidR="00D060BE">
        <w:t xml:space="preserve">. IT is closely related to the financial sector. </w:t>
      </w:r>
    </w:p>
    <w:p w14:paraId="7122419D" w14:textId="3404372E" w:rsidR="00615D40" w:rsidRDefault="00746699">
      <w:r w:rsidRPr="005031BB">
        <w:rPr>
          <w:noProof/>
        </w:rPr>
        <w:drawing>
          <wp:anchor distT="0" distB="0" distL="114300" distR="114300" simplePos="0" relativeHeight="251659268" behindDoc="0" locked="0" layoutInCell="1" allowOverlap="1" wp14:anchorId="32B69B3F" wp14:editId="39F3FD0D">
            <wp:simplePos x="0" y="0"/>
            <wp:positionH relativeFrom="margin">
              <wp:posOffset>830580</wp:posOffset>
            </wp:positionH>
            <wp:positionV relativeFrom="paragraph">
              <wp:posOffset>784225</wp:posOffset>
            </wp:positionV>
            <wp:extent cx="3977640" cy="3074670"/>
            <wp:effectExtent l="0" t="0" r="3810" b="0"/>
            <wp:wrapTopAndBottom/>
            <wp:docPr id="4727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6846" name=""/>
                    <pic:cNvPicPr/>
                  </pic:nvPicPr>
                  <pic:blipFill>
                    <a:blip r:embed="rId21">
                      <a:extLst>
                        <a:ext uri="{28A0092B-C50C-407E-A947-70E740481C1C}">
                          <a14:useLocalDpi xmlns:a14="http://schemas.microsoft.com/office/drawing/2010/main" val="0"/>
                        </a:ext>
                      </a:extLst>
                    </a:blip>
                    <a:stretch>
                      <a:fillRect/>
                    </a:stretch>
                  </pic:blipFill>
                  <pic:spPr>
                    <a:xfrm>
                      <a:off x="0" y="0"/>
                      <a:ext cx="3977640" cy="3074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6" behindDoc="0" locked="0" layoutInCell="1" allowOverlap="1" wp14:anchorId="0E6B54A2" wp14:editId="33F89F1E">
                <wp:simplePos x="0" y="0"/>
                <wp:positionH relativeFrom="margin">
                  <wp:align>center</wp:align>
                </wp:positionH>
                <wp:positionV relativeFrom="paragraph">
                  <wp:posOffset>3830955</wp:posOffset>
                </wp:positionV>
                <wp:extent cx="4069080" cy="635"/>
                <wp:effectExtent l="0" t="0" r="7620" b="8255"/>
                <wp:wrapTopAndBottom/>
                <wp:docPr id="1930834151" name="Text Box 1"/>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0610DD96" w14:textId="4B77F2DE" w:rsidR="00E56D5A" w:rsidRPr="001E3B3B" w:rsidRDefault="00E56D5A" w:rsidP="00E56D5A">
                            <w:pPr>
                              <w:pStyle w:val="Caption"/>
                              <w:jc w:val="center"/>
                            </w:pPr>
                            <w:r>
                              <w:t xml:space="preserve">Figure </w:t>
                            </w:r>
                            <w:fldSimple w:instr=" SEQ Figure \* ARABIC ">
                              <w:r w:rsidR="0096473D">
                                <w:rPr>
                                  <w:noProof/>
                                </w:rPr>
                                <w:t>3</w:t>
                              </w:r>
                            </w:fldSimple>
                            <w:r>
                              <w:t xml:space="preserve"> Clusters of the Dow Jones stocks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54A2" id="_x0000_s1027" type="#_x0000_t202" style="position:absolute;margin-left:0;margin-top:301.65pt;width:320.4pt;height:.05pt;z-index:2516613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" stroked="f">
                <v:textbox style="mso-fit-shape-to-text:t" inset="0,0,0,0">
                  <w:txbxContent>
                    <w:p w14:paraId="0610DD96" w14:textId="4B77F2DE" w:rsidR="00E56D5A" w:rsidRPr="001E3B3B" w:rsidRDefault="00E56D5A" w:rsidP="00E56D5A">
                      <w:pPr>
                        <w:pStyle w:val="Caption"/>
                        <w:jc w:val="center"/>
                      </w:pPr>
                      <w:r>
                        <w:t xml:space="preserve">Figure </w:t>
                      </w:r>
                      <w:fldSimple w:instr=" SEQ Figure \* ARABIC ">
                        <w:r w:rsidR="0096473D">
                          <w:rPr>
                            <w:noProof/>
                          </w:rPr>
                          <w:t>3</w:t>
                        </w:r>
                      </w:fldSimple>
                      <w:r>
                        <w:t xml:space="preserve"> Clusters of the Dow Jones stocks</w:t>
                      </w:r>
                    </w:p>
                  </w:txbxContent>
                </v:textbox>
                <w10:wrap type="topAndBottom" anchorx="margin"/>
              </v:shape>
            </w:pict>
          </mc:Fallback>
        </mc:AlternateContent>
      </w:r>
      <w:r w:rsidR="008037FD">
        <w:t xml:space="preserve">It can be concluded that </w:t>
      </w:r>
      <w:r w:rsidR="006578A5">
        <w:t xml:space="preserve">companies in the same clusters clearly have a range of similarities. </w:t>
      </w:r>
      <w:r w:rsidR="00323916">
        <w:t>These similarities</w:t>
      </w:r>
      <w:r w:rsidR="00FE18A6">
        <w:t xml:space="preserve"> can fade </w:t>
      </w:r>
      <w:r w:rsidR="00C27ACE">
        <w:t xml:space="preserve">when many companies are </w:t>
      </w:r>
      <w:r w:rsidR="00206E40">
        <w:t>in each</w:t>
      </w:r>
      <w:r w:rsidR="00C27ACE">
        <w:t xml:space="preserve"> cluster</w:t>
      </w:r>
      <w:r w:rsidR="00323916">
        <w:t>. The</w:t>
      </w:r>
      <w:r w:rsidR="00A96221">
        <w:t xml:space="preserve"> greater the number of clusters, the clearer the similarities are</w:t>
      </w:r>
      <w:r w:rsidR="004F2009">
        <w:t xml:space="preserve">. Likewise, the fewer the clusters, the </w:t>
      </w:r>
      <w:r w:rsidR="00B4153A">
        <w:t xml:space="preserve">broader the similarities </w:t>
      </w:r>
      <w:r w:rsidR="00323916">
        <w:t>capture</w:t>
      </w:r>
      <w:r w:rsidR="00B4153A">
        <w:t xml:space="preserve"> become. </w:t>
      </w:r>
      <w:r w:rsidR="00A36FF5">
        <w:t>The cluster</w:t>
      </w:r>
      <w:r w:rsidR="00E56D5A">
        <w:t xml:space="preserve">ing can </w:t>
      </w:r>
      <w:r w:rsidR="00050867">
        <w:t xml:space="preserve">be </w:t>
      </w:r>
      <w:r w:rsidR="00E56D5A">
        <w:t xml:space="preserve">seen in the plot bellow. </w:t>
      </w:r>
    </w:p>
    <w:p w14:paraId="7F75336B" w14:textId="4ACADAEA" w:rsidR="00615D40" w:rsidRDefault="00615D40" w:rsidP="00615D40">
      <w:pPr>
        <w:pStyle w:val="Heading1"/>
      </w:pPr>
      <w:r>
        <w:lastRenderedPageBreak/>
        <w:t xml:space="preserve">QUESTION 3: </w:t>
      </w:r>
      <w:r w:rsidR="00E16D4D" w:rsidRPr="00E16D4D">
        <w:t>Ensembles for classification</w:t>
      </w:r>
    </w:p>
    <w:p w14:paraId="3957D037" w14:textId="0B6B4D2A" w:rsidR="00E16D4D" w:rsidRDefault="003C2658" w:rsidP="00E16D4D">
      <w:pPr>
        <w:pStyle w:val="Heading2"/>
        <w:numPr>
          <w:ilvl w:val="0"/>
          <w:numId w:val="17"/>
        </w:numPr>
      </w:pPr>
      <w:r>
        <w:t>Uncertainty:</w:t>
      </w:r>
    </w:p>
    <w:p w14:paraId="67C9F736" w14:textId="79EBBCDD" w:rsidR="003C2658" w:rsidRDefault="00BB08CF" w:rsidP="003C2658">
      <w:r>
        <w:t>As inferred from our class notes</w:t>
      </w:r>
      <w:r w:rsidR="004F5289">
        <w:fldChar w:fldCharType="begin"/>
      </w:r>
      <w:r w:rsidR="009463CC">
        <w:instrText xml:space="preserve"> ADDIN ZOTERO_ITEM CSL_CITATION {"citationID":"khqzb2wz","properties":{"formattedCitation":"[16]","plainCitation":"[16]","noteIndex":0},"citationItems":[{"id":260,"uris":["http://zotero.org/users/14711598/items/8CNYLJFN"],"itemData":{"id":260,"type":"webpage","title":"Files","URL":"https://canvas.cmu.edu/courses/42065/files/folder/Lectures/Week%2012?preview=11993920","accessed":{"date-parts":[["2024",12,1]]}}}],"schema":"https://github.com/citation-style-language/schema/raw/master/csl-citation.json"} </w:instrText>
      </w:r>
      <w:r w:rsidR="004F5289">
        <w:fldChar w:fldCharType="separate"/>
      </w:r>
      <w:r w:rsidR="009463CC" w:rsidRPr="009463CC">
        <w:rPr>
          <w:rFonts w:cs="Times New Roman"/>
        </w:rPr>
        <w:t>[16]</w:t>
      </w:r>
      <w:r w:rsidR="004F5289">
        <w:fldChar w:fldCharType="end"/>
      </w:r>
      <w:r>
        <w:t xml:space="preserve">, </w:t>
      </w:r>
      <w:r w:rsidR="004F5289">
        <w:t>three sources of uncertainties</w:t>
      </w:r>
      <w:r w:rsidR="00BA486D">
        <w:t>, with there implications</w:t>
      </w:r>
      <w:r w:rsidR="004F5289">
        <w:t xml:space="preserve"> include: </w:t>
      </w:r>
    </w:p>
    <w:p w14:paraId="0D14BAC1" w14:textId="34F5F901" w:rsidR="004F5289" w:rsidRDefault="00045F64" w:rsidP="00045F64">
      <w:pPr>
        <w:pStyle w:val="ListParagraph"/>
        <w:numPr>
          <w:ilvl w:val="0"/>
          <w:numId w:val="18"/>
        </w:numPr>
      </w:pPr>
      <w:r>
        <w:t xml:space="preserve">Observational </w:t>
      </w:r>
      <w:r w:rsidR="007E3169">
        <w:t>u</w:t>
      </w:r>
      <w:r>
        <w:t>ncertainty:</w:t>
      </w:r>
      <w:r w:rsidR="002D55B0">
        <w:t xml:space="preserve"> These</w:t>
      </w:r>
      <w:r w:rsidR="00DB41FB">
        <w:t xml:space="preserve"> refers to</w:t>
      </w:r>
      <w:r w:rsidR="003A2E44">
        <w:t xml:space="preserve"> measurement</w:t>
      </w:r>
      <w:r w:rsidR="00DB41FB">
        <w:t xml:space="preserve"> variability </w:t>
      </w:r>
      <w:r w:rsidR="009E0110">
        <w:t>as a result of the limitation</w:t>
      </w:r>
      <w:r w:rsidR="002C3794">
        <w:t>s</w:t>
      </w:r>
      <w:r w:rsidR="009E0110">
        <w:t xml:space="preserve"> of the</w:t>
      </w:r>
      <w:r w:rsidR="00D1473C">
        <w:t xml:space="preserve"> measuring</w:t>
      </w:r>
      <w:r w:rsidR="009E0110">
        <w:t xml:space="preserve"> process</w:t>
      </w:r>
      <w:r w:rsidR="00D1473C">
        <w:fldChar w:fldCharType="begin"/>
      </w:r>
      <w:r w:rsidR="009463CC">
        <w:instrText xml:space="preserve"> ADDIN ZOTERO_ITEM CSL_CITATION {"citationID":"N2qWgEHE","properties":{"formattedCitation":"[17]","plainCitation":"[17]","noteIndex":0},"citationItems":[{"id":263,"uris":["http://zotero.org/users/14711598/items/4EJ5LH8Y"],"itemData":{"id":263,"type":"article-journal","language":"en","source":"Zotero","title":"Observation uncertainty","author":[{"family":"Brown","given":"Barbara"}]}}],"schema":"https://github.com/citation-style-language/schema/raw/master/csl-citation.json"} </w:instrText>
      </w:r>
      <w:r w:rsidR="00D1473C">
        <w:fldChar w:fldCharType="separate"/>
      </w:r>
      <w:r w:rsidR="009463CC" w:rsidRPr="009463CC">
        <w:rPr>
          <w:rFonts w:cs="Times New Roman"/>
        </w:rPr>
        <w:t>[17]</w:t>
      </w:r>
      <w:r w:rsidR="00D1473C">
        <w:fldChar w:fldCharType="end"/>
      </w:r>
      <w:r w:rsidR="00D1473C">
        <w:t>.</w:t>
      </w:r>
      <w:r w:rsidR="00507A09">
        <w:t xml:space="preserve"> The implication of this uncertainty </w:t>
      </w:r>
      <w:r w:rsidR="004C4EE2">
        <w:t>is the reliability of the data we collect</w:t>
      </w:r>
      <w:r w:rsidR="00052B4B">
        <w:t xml:space="preserve"> (observed data).</w:t>
      </w:r>
      <w:r w:rsidR="00BB6581">
        <w:t xml:space="preserve"> </w:t>
      </w:r>
      <w:r w:rsidR="006F5DB4">
        <w:t>This can also lead to</w:t>
      </w:r>
      <w:r w:rsidR="006F5DB4" w:rsidRPr="006F5DB4">
        <w:t xml:space="preserve"> under</w:t>
      </w:r>
      <w:r w:rsidR="006F5DB4">
        <w:t>/over-</w:t>
      </w:r>
      <w:r w:rsidR="006F5DB4" w:rsidRPr="006F5DB4">
        <w:t>estimation of forecast performance</w:t>
      </w:r>
      <w:r w:rsidR="006F5DB4">
        <w:t xml:space="preserve">. </w:t>
      </w:r>
      <w:r w:rsidR="00BB6581">
        <w:t>For high precision systems</w:t>
      </w:r>
      <w:r w:rsidR="00867873">
        <w:t xml:space="preserve">, this can lead to wrong </w:t>
      </w:r>
      <w:r w:rsidR="00C46D7E">
        <w:t xml:space="preserve">predictions. For example, if </w:t>
      </w:r>
      <w:r w:rsidR="00107D04">
        <w:t>a</w:t>
      </w:r>
      <w:r w:rsidR="00C46D7E">
        <w:t xml:space="preserve"> robot poorly </w:t>
      </w:r>
      <w:r w:rsidR="008A04B3">
        <w:t xml:space="preserve">locates a point, his movement to that point will not be accurate. </w:t>
      </w:r>
      <w:r w:rsidR="00D1473C">
        <w:t xml:space="preserve"> </w:t>
      </w:r>
    </w:p>
    <w:p w14:paraId="491AC6A0" w14:textId="6B297772" w:rsidR="00045F64" w:rsidRDefault="00045F64" w:rsidP="00045F64">
      <w:pPr>
        <w:pStyle w:val="ListParagraph"/>
        <w:numPr>
          <w:ilvl w:val="0"/>
          <w:numId w:val="18"/>
        </w:numPr>
      </w:pPr>
      <w:r>
        <w:t xml:space="preserve">Parametrical </w:t>
      </w:r>
      <w:r w:rsidR="007E3169">
        <w:t>u</w:t>
      </w:r>
      <w:r>
        <w:t xml:space="preserve">ncertainty: </w:t>
      </w:r>
      <w:r w:rsidR="002C3794">
        <w:t>This is uncer</w:t>
      </w:r>
      <w:r w:rsidR="000E5094">
        <w:t>tainty that arises due to the lack of precise knowledge about the parameters of a system</w:t>
      </w:r>
      <w:r w:rsidR="000E5094">
        <w:fldChar w:fldCharType="begin"/>
      </w:r>
      <w:r w:rsidR="009463CC">
        <w:instrText xml:space="preserve"> ADDIN ZOTERO_ITEM CSL_CITATION {"citationID":"acDJYYRS","properties":{"formattedCitation":"[18]","plainCitation":"[18]","noteIndex":0},"citationItems":[{"id":264,"uris":["http://zotero.org/users/14711598/items/D2EW36AZ"],"itemData":{"id":264,"type":"webpage","language":"en","title":"https://library.fiveable.me/key-terms/control-theory/parametric-uncertainty","title-short":"https","URL":"https://library.fiveable.me/key-terms/control-theory/parametric-uncertainty","accessed":{"date-parts":[["2024",12,2]]}}}],"schema":"https://github.com/citation-style-language/schema/raw/master/csl-citation.json"} </w:instrText>
      </w:r>
      <w:r w:rsidR="000E5094">
        <w:fldChar w:fldCharType="separate"/>
      </w:r>
      <w:r w:rsidR="009463CC" w:rsidRPr="009463CC">
        <w:rPr>
          <w:rFonts w:cs="Times New Roman"/>
        </w:rPr>
        <w:t>[18]</w:t>
      </w:r>
      <w:r w:rsidR="000E5094">
        <w:fldChar w:fldCharType="end"/>
      </w:r>
      <w:r w:rsidR="000E5094">
        <w:t xml:space="preserve">. </w:t>
      </w:r>
      <w:r w:rsidR="002E5B57">
        <w:t xml:space="preserve">This can also lead to </w:t>
      </w:r>
      <w:r w:rsidR="00F97C7B">
        <w:t>a wide divergence of prediction from actual value.</w:t>
      </w:r>
      <w:r w:rsidR="000D1E11">
        <w:t xml:space="preserve"> This is obvious since </w:t>
      </w:r>
      <w:r w:rsidR="002E25B3">
        <w:t xml:space="preserve">all parameters were certainly not taken into consideration. </w:t>
      </w:r>
    </w:p>
    <w:p w14:paraId="09001594" w14:textId="76912CFE" w:rsidR="00045F64" w:rsidRDefault="007E3169" w:rsidP="00045F64">
      <w:pPr>
        <w:pStyle w:val="ListParagraph"/>
        <w:numPr>
          <w:ilvl w:val="0"/>
          <w:numId w:val="18"/>
        </w:numPr>
      </w:pPr>
      <w:r>
        <w:t xml:space="preserve">Structural uncertainty: </w:t>
      </w:r>
      <w:r w:rsidR="00016B3D">
        <w:t xml:space="preserve">This is uncertainty </w:t>
      </w:r>
      <w:r w:rsidR="00C24A28">
        <w:t>that comes from the model chosen.</w:t>
      </w:r>
      <w:r w:rsidR="00BA486D">
        <w:t xml:space="preserve"> This can </w:t>
      </w:r>
      <w:r w:rsidR="00F0157C">
        <w:t xml:space="preserve">lead to wrong conclusions about the system </w:t>
      </w:r>
      <w:r w:rsidR="00804827">
        <w:t>even is the parameters and data collection is right.</w:t>
      </w:r>
      <w:r w:rsidR="00C24A28">
        <w:t xml:space="preserve"> </w:t>
      </w:r>
    </w:p>
    <w:p w14:paraId="26CEA262" w14:textId="0B4B2E2F" w:rsidR="007552D7" w:rsidRDefault="00804827" w:rsidP="006A737F">
      <w:r>
        <w:t>In general, these uncertaint</w:t>
      </w:r>
      <w:r w:rsidR="0028549A">
        <w:t>ies</w:t>
      </w:r>
      <w:r>
        <w:t xml:space="preserve"> </w:t>
      </w:r>
      <w:r w:rsidR="00145063">
        <w:t xml:space="preserve">can perturb </w:t>
      </w:r>
      <w:r w:rsidR="00DA79A6">
        <w:t>a system, causing poor forecast</w:t>
      </w:r>
      <w:r w:rsidR="00DE329B">
        <w:t>, performance, and even the representation of a given system.</w:t>
      </w:r>
    </w:p>
    <w:p w14:paraId="039184AF" w14:textId="2802EB9D" w:rsidR="001D6266" w:rsidRDefault="001D6266" w:rsidP="00444235">
      <w:pPr>
        <w:pStyle w:val="Heading2"/>
        <w:numPr>
          <w:ilvl w:val="0"/>
          <w:numId w:val="17"/>
        </w:numPr>
      </w:pPr>
      <w:r>
        <w:t xml:space="preserve">Model </w:t>
      </w:r>
      <w:r w:rsidR="005D7FD2">
        <w:t>a</w:t>
      </w:r>
      <w:r>
        <w:t xml:space="preserve">veraging </w:t>
      </w:r>
    </w:p>
    <w:p w14:paraId="7AA72AC0" w14:textId="788D1996" w:rsidR="001D6266" w:rsidRDefault="002C28B4" w:rsidP="001D6266">
      <w:r>
        <w:t>The concept of model averaging</w:t>
      </w:r>
      <w:r>
        <w:fldChar w:fldCharType="begin"/>
      </w:r>
      <w:r>
        <w:instrText xml:space="preserve"> ADDIN ZOTERO_ITEM CSL_CITATION {"citationID":"uYSjcTCW","properties":{"formattedCitation":"[19]","plainCitation":"[19]","noteIndex":0},"citationItems":[{"id":267,"uris":["http://zotero.org/users/14711598/items/HJIPYYRH"],"itemData":{"id":267,"type":"webpage","title":"Model Averaging: A Robust Way to Deal with Model Uncertainty | by Osman Mamun | Towards Data Science","URL":"https://towardsdatascience.com/model-averaging-a-robust-way-to-deal-with-model-uncertainty-a604c4ab2050","accessed":{"date-parts":[["2024",12,4]]}}}],"schema":"https://github.com/citation-style-language/schema/raw/master/csl-citation.json"} </w:instrText>
      </w:r>
      <w:r>
        <w:fldChar w:fldCharType="separate"/>
      </w:r>
      <w:r w:rsidRPr="002C28B4">
        <w:rPr>
          <w:rFonts w:cs="Times New Roman"/>
        </w:rPr>
        <w:t>[19]</w:t>
      </w:r>
      <w:r>
        <w:fldChar w:fldCharType="end"/>
      </w:r>
      <w:r>
        <w:t xml:space="preserve"> comes into</w:t>
      </w:r>
      <w:r w:rsidR="00D80E5E">
        <w:t xml:space="preserve"> play wh</w:t>
      </w:r>
      <w:r w:rsidR="00FC1EDC">
        <w:t xml:space="preserve">en we want to </w:t>
      </w:r>
      <w:r w:rsidR="00A4303A">
        <w:t xml:space="preserve">create an optimal model by averaging </w:t>
      </w:r>
      <w:r w:rsidR="004F2B67">
        <w:t xml:space="preserve">out </w:t>
      </w:r>
      <w:r w:rsidR="00383953">
        <w:t xml:space="preserve">a collection of other models. During model training, we a bound to have models that overestimate, underestimate or </w:t>
      </w:r>
      <w:r w:rsidR="00F07EF1">
        <w:t xml:space="preserve">perform fairly. By averaging out these models, we can even out the overestimation and underestimation that will </w:t>
      </w:r>
      <w:r w:rsidR="005C5071">
        <w:t xml:space="preserve">could yield a more robust model. </w:t>
      </w:r>
      <w:r w:rsidR="006A3F1F">
        <w:t xml:space="preserve">Some </w:t>
      </w:r>
      <w:r w:rsidR="00C24B39">
        <w:t>practical application of weather of model averaging can be seen in:</w:t>
      </w:r>
    </w:p>
    <w:p w14:paraId="2E6B5A2C" w14:textId="46A5F760" w:rsidR="009A7107" w:rsidRDefault="00860F87" w:rsidP="00C24B39">
      <w:pPr>
        <w:pStyle w:val="ListParagraph"/>
        <w:numPr>
          <w:ilvl w:val="0"/>
          <w:numId w:val="1"/>
        </w:numPr>
      </w:pPr>
      <w:r>
        <w:t xml:space="preserve">Multimodal </w:t>
      </w:r>
      <w:r w:rsidR="008A4442">
        <w:t>AI</w:t>
      </w:r>
      <w:r w:rsidR="005A7543">
        <w:t xml:space="preserve">: </w:t>
      </w:r>
      <w:r w:rsidR="002D228F">
        <w:t xml:space="preserve">In multimodal learning, model averaging </w:t>
      </w:r>
      <w:r w:rsidR="001C4F4B">
        <w:t>is employed to increase accuracy, robustness and</w:t>
      </w:r>
      <w:r w:rsidR="002F0564">
        <w:t xml:space="preserve">, reduced variance when </w:t>
      </w:r>
      <w:r w:rsidR="00170026">
        <w:t xml:space="preserve">integrating </w:t>
      </w:r>
      <w:r w:rsidR="009A7107">
        <w:t>information from varied modalities.</w:t>
      </w:r>
      <w:r w:rsidR="002D3FBE">
        <w:t xml:space="preserve"> </w:t>
      </w:r>
      <w:r w:rsidR="009A7107">
        <w:t xml:space="preserve"> </w:t>
      </w:r>
    </w:p>
    <w:p w14:paraId="6D5A4295" w14:textId="65391451" w:rsidR="007552D7" w:rsidRPr="00D9202D" w:rsidRDefault="009A7107" w:rsidP="00E1586C">
      <w:pPr>
        <w:pStyle w:val="ListParagraph"/>
        <w:numPr>
          <w:ilvl w:val="0"/>
          <w:numId w:val="1"/>
        </w:numPr>
      </w:pPr>
      <w:r>
        <w:t xml:space="preserve">Weather forecasting: </w:t>
      </w:r>
      <w:r w:rsidR="00D90EE1">
        <w:t xml:space="preserve">In domains that </w:t>
      </w:r>
      <w:r w:rsidR="00985E77">
        <w:t xml:space="preserve">have varies number of parameters to observe, some models will perform better on some </w:t>
      </w:r>
      <w:r w:rsidR="00A405A3">
        <w:t>parameters</w:t>
      </w:r>
      <w:r w:rsidR="00985E77">
        <w:t xml:space="preserve">, others will perform well short </w:t>
      </w:r>
      <w:r w:rsidR="00A405A3">
        <w:t>or long term. Model averaging helps bring these varies models to reduce uncertainty and enhance robustness.</w:t>
      </w:r>
    </w:p>
    <w:p w14:paraId="6C44F86F" w14:textId="1315BC48" w:rsidR="005C0FDB" w:rsidRDefault="001242D8" w:rsidP="001242D8">
      <w:pPr>
        <w:pStyle w:val="Heading2"/>
        <w:numPr>
          <w:ilvl w:val="0"/>
          <w:numId w:val="17"/>
        </w:numPr>
      </w:pPr>
      <w:r>
        <w:t xml:space="preserve">Ensemble </w:t>
      </w:r>
      <w:r w:rsidR="005D7FD2">
        <w:t>m</w:t>
      </w:r>
      <w:r>
        <w:t xml:space="preserve">ethods </w:t>
      </w:r>
    </w:p>
    <w:p w14:paraId="34F80D56" w14:textId="49CC737F" w:rsidR="001242D8" w:rsidRDefault="00B566EF" w:rsidP="001242D8">
      <w:r>
        <w:t xml:space="preserve">Ensemble methods in machine learning are technics that </w:t>
      </w:r>
      <w:r w:rsidR="00CE730F">
        <w:t>combines</w:t>
      </w:r>
      <w:r w:rsidR="001363CA">
        <w:t xml:space="preserve"> results from a variety of machine learning models to create</w:t>
      </w:r>
      <w:r w:rsidR="00676B34">
        <w:t xml:space="preserve"> a prediction with greater accuracy and prediction stability</w:t>
      </w:r>
      <w:r w:rsidR="002D30FC">
        <w:fldChar w:fldCharType="begin"/>
      </w:r>
      <w:r w:rsidR="002D30FC">
        <w:instrText xml:space="preserve"> ADDIN ZOTERO_ITEM CSL_CITATION {"citationID":"bFbVKgRc","properties":{"formattedCitation":"[20]","plainCitation":"[20]","noteIndex":0},"citationItems":[{"id":268,"uris":["http://zotero.org/users/14711598/items/5TL6PA4R"],"itemData":{"id":268,"type":"webpage","abstract":"A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AI-ML-DS","title":"Random Forest Regression in Python","URL":"https://www.geeksforgeeks.org/random-forest-regression-in-python/","accessed":{"date-parts":[["2024",12,5]]},"issued":{"date-parts":[["2019",6,14]]}}}],"schema":"https://github.com/citation-style-language/schema/raw/master/csl-citation.json"} </w:instrText>
      </w:r>
      <w:r w:rsidR="002D30FC">
        <w:fldChar w:fldCharType="separate"/>
      </w:r>
      <w:r w:rsidR="002D30FC" w:rsidRPr="002D30FC">
        <w:rPr>
          <w:rFonts w:cs="Times New Roman"/>
        </w:rPr>
        <w:t>[20]</w:t>
      </w:r>
      <w:r w:rsidR="002D30FC">
        <w:fldChar w:fldCharType="end"/>
      </w:r>
      <w:r w:rsidR="00676B34">
        <w:t>.</w:t>
      </w:r>
      <w:r w:rsidR="002D30FC">
        <w:t xml:space="preserve"> </w:t>
      </w:r>
      <w:r w:rsidR="00B71D65">
        <w:t>In other words, the</w:t>
      </w:r>
      <w:r w:rsidR="00C16E4B">
        <w:t>y help reduce uncertainties while improving predictive performance.</w:t>
      </w:r>
      <w:r w:rsidR="004C2845">
        <w:t xml:space="preserve"> Some methods and how they achieve their goals include:</w:t>
      </w:r>
    </w:p>
    <w:p w14:paraId="5D14A92D" w14:textId="557EE472" w:rsidR="004C2845" w:rsidRDefault="00594230" w:rsidP="004C2845">
      <w:pPr>
        <w:pStyle w:val="ListParagraph"/>
        <w:numPr>
          <w:ilvl w:val="0"/>
          <w:numId w:val="27"/>
        </w:numPr>
      </w:pPr>
      <w:r w:rsidRPr="00594230">
        <w:lastRenderedPageBreak/>
        <w:t>Bagging (Bootstrap Aggregating):</w:t>
      </w:r>
      <w:r>
        <w:t xml:space="preserve"> In this method, </w:t>
      </w:r>
      <w:r w:rsidR="003727BA">
        <w:t xml:space="preserve">multiple </w:t>
      </w:r>
      <w:r w:rsidR="00034FEF">
        <w:t xml:space="preserve">random </w:t>
      </w:r>
      <w:r w:rsidR="006168B2">
        <w:t>samples</w:t>
      </w:r>
      <w:r w:rsidR="003727BA">
        <w:t xml:space="preserve"> from the training dat</w:t>
      </w:r>
      <w:r w:rsidR="00034FEF">
        <w:t>aset</w:t>
      </w:r>
      <w:r w:rsidR="00034F5F">
        <w:t xml:space="preserve"> e</w:t>
      </w:r>
      <w:r w:rsidR="00084FE1">
        <w:t>xtracted (</w:t>
      </w:r>
      <w:r w:rsidR="00084FE1" w:rsidRPr="00084FE1">
        <w:t>bootstrapped</w:t>
      </w:r>
      <w:r w:rsidR="00084FE1">
        <w:t>), and</w:t>
      </w:r>
      <w:r w:rsidR="00034FEF">
        <w:t xml:space="preserve"> used to create </w:t>
      </w:r>
      <w:r w:rsidR="006168B2">
        <w:t xml:space="preserve">several individual models. Now, these </w:t>
      </w:r>
      <w:r w:rsidR="00AE465D">
        <w:t xml:space="preserve">predictions are </w:t>
      </w:r>
      <w:r w:rsidR="00473411">
        <w:t>aggregated to form the most efficient predictions.</w:t>
      </w:r>
    </w:p>
    <w:p w14:paraId="51E9A056" w14:textId="6B10EABF" w:rsidR="00473411" w:rsidRDefault="008608A3" w:rsidP="004C2845">
      <w:pPr>
        <w:pStyle w:val="ListParagraph"/>
        <w:numPr>
          <w:ilvl w:val="0"/>
          <w:numId w:val="27"/>
        </w:numPr>
      </w:pPr>
      <w:r>
        <w:t xml:space="preserve">Boosting: </w:t>
      </w:r>
      <w:r w:rsidR="00C15768">
        <w:t xml:space="preserve">This is a technique </w:t>
      </w:r>
      <w:r w:rsidR="001B6A17">
        <w:t xml:space="preserve">based on sequentially training a model, where the </w:t>
      </w:r>
      <w:r w:rsidR="00AA63CC">
        <w:t xml:space="preserve">current model attempts to learn from the errors </w:t>
      </w:r>
      <w:r w:rsidR="006A2643">
        <w:t xml:space="preserve">committed by the previous models. </w:t>
      </w:r>
    </w:p>
    <w:p w14:paraId="473F8E1F" w14:textId="7F10A0C6" w:rsidR="006A2643" w:rsidRDefault="0042212C" w:rsidP="004C2845">
      <w:pPr>
        <w:pStyle w:val="ListParagraph"/>
        <w:numPr>
          <w:ilvl w:val="0"/>
          <w:numId w:val="27"/>
        </w:numPr>
      </w:pPr>
      <w:r>
        <w:t xml:space="preserve">Stacking: In </w:t>
      </w:r>
      <w:r w:rsidR="002D643F">
        <w:t>this technic</w:t>
      </w:r>
      <w:r w:rsidR="00443DC2">
        <w:t>, model</w:t>
      </w:r>
      <w:r w:rsidR="004831A4">
        <w:t xml:space="preserve">s are successfully being trained, and the output from the current model is fed into the subsequent </w:t>
      </w:r>
      <w:r w:rsidR="002D643F">
        <w:t xml:space="preserve">higher-level </w:t>
      </w:r>
      <w:r w:rsidR="004831A4">
        <w:t xml:space="preserve">model </w:t>
      </w:r>
      <w:r w:rsidR="002D643F">
        <w:t xml:space="preserve">as and input. </w:t>
      </w:r>
    </w:p>
    <w:p w14:paraId="6D9501AB" w14:textId="209E24B7" w:rsidR="002D643F" w:rsidRPr="00B566EF" w:rsidRDefault="00F51FD2" w:rsidP="004C2845">
      <w:pPr>
        <w:pStyle w:val="ListParagraph"/>
        <w:numPr>
          <w:ilvl w:val="0"/>
          <w:numId w:val="27"/>
        </w:numPr>
      </w:pPr>
      <w:r>
        <w:t>Hybrid approach:</w:t>
      </w:r>
      <w:r w:rsidR="00EE7101">
        <w:t xml:space="preserve"> Some technics are developed as a hybrid of other technics like bagged b</w:t>
      </w:r>
      <w:r w:rsidR="000F0100">
        <w:t>oosting, which combines the bagging and boosting methods.</w:t>
      </w:r>
      <w:r w:rsidR="00EE7101">
        <w:t xml:space="preserve"> </w:t>
      </w:r>
    </w:p>
    <w:p w14:paraId="69C49781" w14:textId="1747A6E2" w:rsidR="005D7FD2" w:rsidRDefault="005D7FD2" w:rsidP="005D7FD2">
      <w:pPr>
        <w:pStyle w:val="Heading2"/>
        <w:numPr>
          <w:ilvl w:val="0"/>
          <w:numId w:val="17"/>
        </w:numPr>
      </w:pPr>
      <w:r>
        <w:t xml:space="preserve">Constructing a random forest </w:t>
      </w:r>
    </w:p>
    <w:p w14:paraId="6B3AC43F" w14:textId="5A4AEEC0" w:rsidR="005D7FD2" w:rsidRDefault="00011706" w:rsidP="005D7FD2">
      <w:r>
        <w:t>To construct the random forest:</w:t>
      </w:r>
    </w:p>
    <w:p w14:paraId="715E1CE5" w14:textId="42136C35" w:rsidR="00011706" w:rsidRPr="00534B97" w:rsidRDefault="00075AB4" w:rsidP="00534B97">
      <w:pPr>
        <w:pStyle w:val="ListParagraph"/>
        <w:numPr>
          <w:ilvl w:val="0"/>
          <w:numId w:val="24"/>
        </w:numPr>
      </w:pPr>
      <w:r>
        <w:t xml:space="preserve">The titanic data is </w:t>
      </w:r>
      <w:r w:rsidR="00A32DA2">
        <w:t>loaded,</w:t>
      </w:r>
      <w:r>
        <w:t xml:space="preserve"> </w:t>
      </w:r>
      <w:r w:rsidR="00AF3608">
        <w:t>and the features of interest are selected</w:t>
      </w:r>
      <w:r w:rsidR="00534B97">
        <w:t>:</w:t>
      </w:r>
      <w:r w:rsidR="00AF3608">
        <w:t xml:space="preserve"> (</w:t>
      </w:r>
      <w:r w:rsidR="00534B97" w:rsidRPr="00534B97">
        <w:t>'age', 'sex', '</w:t>
      </w:r>
      <w:proofErr w:type="spellStart"/>
      <w:r w:rsidR="00534B97" w:rsidRPr="00534B97">
        <w:t>pclass</w:t>
      </w:r>
      <w:proofErr w:type="spellEnd"/>
      <w:r w:rsidR="00534B97" w:rsidRPr="00534B97">
        <w:t>', 'survived'</w:t>
      </w:r>
      <w:r w:rsidR="00AF3608">
        <w:t>)</w:t>
      </w:r>
      <w:r w:rsidR="00534B97">
        <w:t xml:space="preserve">. ‘Survived’ is the dependent variable and the rest independent. </w:t>
      </w:r>
    </w:p>
    <w:p w14:paraId="4CB04943" w14:textId="53D8C6AD" w:rsidR="00534B97" w:rsidRPr="00F701E6" w:rsidRDefault="007B38B0" w:rsidP="00534B97">
      <w:pPr>
        <w:pStyle w:val="ListParagraph"/>
        <w:numPr>
          <w:ilvl w:val="0"/>
          <w:numId w:val="24"/>
        </w:numPr>
      </w:pPr>
      <w:r>
        <w:t>Null rows for survived were dropped and dummy variables was created for ‘sex’ and ‘</w:t>
      </w:r>
      <w:proofErr w:type="spellStart"/>
      <w:r>
        <w:t>pclass</w:t>
      </w:r>
      <w:proofErr w:type="spellEnd"/>
      <w:r>
        <w:t>’</w:t>
      </w:r>
      <w:r w:rsidR="00F701E6">
        <w:t xml:space="preserve">. </w:t>
      </w:r>
    </w:p>
    <w:p w14:paraId="52A0DA01" w14:textId="5492E553" w:rsidR="00F701E6" w:rsidRPr="00F701E6" w:rsidRDefault="00F701E6" w:rsidP="00534B97">
      <w:pPr>
        <w:pStyle w:val="ListParagraph"/>
        <w:numPr>
          <w:ilvl w:val="0"/>
          <w:numId w:val="24"/>
        </w:numPr>
      </w:pPr>
      <w:r>
        <w:t>2% of data is used for testing and the rest for training</w:t>
      </w:r>
    </w:p>
    <w:p w14:paraId="6CDDEE91" w14:textId="1A79D826" w:rsidR="00F701E6" w:rsidRPr="00351A20" w:rsidRDefault="00A7777C" w:rsidP="00534B97">
      <w:pPr>
        <w:pStyle w:val="ListParagraph"/>
        <w:numPr>
          <w:ilvl w:val="0"/>
          <w:numId w:val="24"/>
        </w:numPr>
      </w:pPr>
      <w:r>
        <w:t>A range</w:t>
      </w:r>
      <w:r w:rsidR="000B5BB6">
        <w:t xml:space="preserve"> from</w:t>
      </w:r>
      <w:r>
        <w:t xml:space="preserve"> 50 to 1000 with a </w:t>
      </w:r>
      <w:r w:rsidR="000B5BB6">
        <w:t xml:space="preserve">step of 50 is created. This will later help </w:t>
      </w:r>
      <w:proofErr w:type="spellStart"/>
      <w:r w:rsidR="000B5BB6">
        <w:t>ust</w:t>
      </w:r>
      <w:proofErr w:type="spellEnd"/>
      <w:r w:rsidR="000B5BB6">
        <w:t xml:space="preserve"> use the </w:t>
      </w:r>
      <w:r w:rsidR="00351A20">
        <w:t>optimal number of leaves.</w:t>
      </w:r>
    </w:p>
    <w:p w14:paraId="169E3A04" w14:textId="566BC2A8" w:rsidR="00351A20" w:rsidRPr="00351A20" w:rsidRDefault="00351A20" w:rsidP="00534B97">
      <w:pPr>
        <w:pStyle w:val="ListParagraph"/>
        <w:numPr>
          <w:ilvl w:val="0"/>
          <w:numId w:val="24"/>
        </w:numPr>
      </w:pPr>
      <w:r>
        <w:t xml:space="preserve">For every number of trees in the range, the model is created, and the accuracy is recorded. </w:t>
      </w:r>
    </w:p>
    <w:p w14:paraId="03DFCF68" w14:textId="45E1A2DE" w:rsidR="00351A20" w:rsidRPr="00A0127A" w:rsidRDefault="00351A20" w:rsidP="00534B97">
      <w:pPr>
        <w:pStyle w:val="ListParagraph"/>
        <w:numPr>
          <w:ilvl w:val="0"/>
          <w:numId w:val="24"/>
        </w:numPr>
      </w:pPr>
      <w:r>
        <w:t>The best number of trees corresponds to th</w:t>
      </w:r>
      <w:r w:rsidR="00A0127A">
        <w:t xml:space="preserve">at which produces the best model accuracy. </w:t>
      </w:r>
    </w:p>
    <w:p w14:paraId="26D40587" w14:textId="0A2DFDBD" w:rsidR="00A0127A" w:rsidRPr="00A27F5D" w:rsidRDefault="00E1586C" w:rsidP="00A27F5D">
      <w:r w:rsidRPr="00846AE1">
        <w:rPr>
          <w:noProof/>
        </w:rPr>
        <w:drawing>
          <wp:anchor distT="0" distB="0" distL="114300" distR="114300" simplePos="0" relativeHeight="251663364" behindDoc="0" locked="0" layoutInCell="1" allowOverlap="1" wp14:anchorId="6CA61BB0" wp14:editId="7E4CF155">
            <wp:simplePos x="0" y="0"/>
            <wp:positionH relativeFrom="margin">
              <wp:align>center</wp:align>
            </wp:positionH>
            <wp:positionV relativeFrom="paragraph">
              <wp:posOffset>234883</wp:posOffset>
            </wp:positionV>
            <wp:extent cx="4202430" cy="3230245"/>
            <wp:effectExtent l="0" t="0" r="7620" b="8255"/>
            <wp:wrapTopAndBottom/>
            <wp:docPr id="95490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5943" name=""/>
                    <pic:cNvPicPr/>
                  </pic:nvPicPr>
                  <pic:blipFill>
                    <a:blip r:embed="rId22">
                      <a:extLst>
                        <a:ext uri="{28A0092B-C50C-407E-A947-70E740481C1C}">
                          <a14:useLocalDpi xmlns:a14="http://schemas.microsoft.com/office/drawing/2010/main" val="0"/>
                        </a:ext>
                      </a:extLst>
                    </a:blip>
                    <a:stretch>
                      <a:fillRect/>
                    </a:stretch>
                  </pic:blipFill>
                  <pic:spPr>
                    <a:xfrm>
                      <a:off x="0" y="0"/>
                      <a:ext cx="4202430" cy="3230245"/>
                    </a:xfrm>
                    <a:prstGeom prst="rect">
                      <a:avLst/>
                    </a:prstGeom>
                  </pic:spPr>
                </pic:pic>
              </a:graphicData>
            </a:graphic>
            <wp14:sizeRelH relativeFrom="margin">
              <wp14:pctWidth>0</wp14:pctWidth>
            </wp14:sizeRelH>
            <wp14:sizeRelV relativeFrom="margin">
              <wp14:pctHeight>0</wp14:pctHeight>
            </wp14:sizeRelV>
          </wp:anchor>
        </w:drawing>
      </w:r>
      <w:r w:rsidR="006E2991">
        <w:rPr>
          <w:noProof/>
        </w:rPr>
        <mc:AlternateContent>
          <mc:Choice Requires="wps">
            <w:drawing>
              <wp:anchor distT="0" distB="0" distL="114300" distR="114300" simplePos="0" relativeHeight="251665412" behindDoc="0" locked="0" layoutInCell="1" allowOverlap="1" wp14:anchorId="2B60DD8B" wp14:editId="3D74E496">
                <wp:simplePos x="0" y="0"/>
                <wp:positionH relativeFrom="margin">
                  <wp:align>left</wp:align>
                </wp:positionH>
                <wp:positionV relativeFrom="paragraph">
                  <wp:posOffset>3845560</wp:posOffset>
                </wp:positionV>
                <wp:extent cx="5731510" cy="635"/>
                <wp:effectExtent l="0" t="0" r="2540" b="8255"/>
                <wp:wrapTopAndBottom/>
                <wp:docPr id="470141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4575DB" w14:textId="03027E9E" w:rsidR="00846AE1" w:rsidRPr="001A311F" w:rsidRDefault="00846AE1" w:rsidP="00846AE1">
                            <w:pPr>
                              <w:pStyle w:val="Caption"/>
                              <w:jc w:val="center"/>
                            </w:pPr>
                            <w:r>
                              <w:t xml:space="preserve">Figure </w:t>
                            </w:r>
                            <w:fldSimple w:instr=" SEQ Figure \* ARABIC ">
                              <w:r w:rsidR="0096473D">
                                <w:rPr>
                                  <w:noProof/>
                                </w:rPr>
                                <w:t>4</w:t>
                              </w:r>
                            </w:fldSimple>
                            <w:r>
                              <w:t xml:space="preserve"> Number of leaves vs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0DD8B" id="_x0000_s1028" type="#_x0000_t202" style="position:absolute;margin-left:0;margin-top:302.8pt;width:451.3pt;height:.05pt;z-index:2516654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" stroked="f">
                <v:textbox style="mso-fit-shape-to-text:t" inset="0,0,0,0">
                  <w:txbxContent>
                    <w:p w14:paraId="094575DB" w14:textId="03027E9E" w:rsidR="00846AE1" w:rsidRPr="001A311F" w:rsidRDefault="00846AE1" w:rsidP="00846AE1">
                      <w:pPr>
                        <w:pStyle w:val="Caption"/>
                        <w:jc w:val="center"/>
                      </w:pPr>
                      <w:r>
                        <w:t xml:space="preserve">Figure </w:t>
                      </w:r>
                      <w:fldSimple w:instr=" SEQ Figure \* ARABIC ">
                        <w:r w:rsidR="0096473D">
                          <w:rPr>
                            <w:noProof/>
                          </w:rPr>
                          <w:t>4</w:t>
                        </w:r>
                      </w:fldSimple>
                      <w:r>
                        <w:t xml:space="preserve"> Number of leaves vs accuracy</w:t>
                      </w:r>
                    </w:p>
                  </w:txbxContent>
                </v:textbox>
                <w10:wrap type="topAndBottom" anchorx="margin"/>
              </v:shape>
            </w:pict>
          </mc:Fallback>
        </mc:AlternateContent>
      </w:r>
      <w:r w:rsidR="00A27F5D">
        <w:t xml:space="preserve">The following graph of number of leaves to </w:t>
      </w:r>
      <w:r w:rsidR="00A32DA2">
        <w:t xml:space="preserve">accuracy was obtained. </w:t>
      </w:r>
    </w:p>
    <w:p w14:paraId="34F362AE" w14:textId="2CCA03CA" w:rsidR="00FA6502" w:rsidRDefault="00213E27" w:rsidP="00FA6502">
      <w:r>
        <w:lastRenderedPageBreak/>
        <w:t xml:space="preserve">The best number of </w:t>
      </w:r>
      <w:r w:rsidR="007C61FC">
        <w:t>leaves</w:t>
      </w:r>
      <w:r>
        <w:t xml:space="preserve"> was obtained to be 650 with an accuracy of </w:t>
      </w:r>
      <w:r w:rsidR="007C61FC">
        <w:t>0.81</w:t>
      </w:r>
    </w:p>
    <w:p w14:paraId="36D5AED6" w14:textId="7112CD00" w:rsidR="00E1586C" w:rsidRDefault="00213E27" w:rsidP="009D1453">
      <w:pPr>
        <w:jc w:val="center"/>
      </w:pPr>
      <w:r w:rsidRPr="00213E27">
        <w:rPr>
          <w:noProof/>
        </w:rPr>
        <w:drawing>
          <wp:inline distT="0" distB="0" distL="0" distR="0" wp14:anchorId="07D7356D" wp14:editId="673DD08B">
            <wp:extent cx="2165685" cy="396646"/>
            <wp:effectExtent l="0" t="0" r="6350" b="3810"/>
            <wp:docPr id="206754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3193" name=""/>
                    <pic:cNvPicPr/>
                  </pic:nvPicPr>
                  <pic:blipFill>
                    <a:blip r:embed="rId23"/>
                    <a:stretch>
                      <a:fillRect/>
                    </a:stretch>
                  </pic:blipFill>
                  <pic:spPr>
                    <a:xfrm>
                      <a:off x="0" y="0"/>
                      <a:ext cx="2236279" cy="409575"/>
                    </a:xfrm>
                    <a:prstGeom prst="rect">
                      <a:avLst/>
                    </a:prstGeom>
                  </pic:spPr>
                </pic:pic>
              </a:graphicData>
            </a:graphic>
          </wp:inline>
        </w:drawing>
      </w:r>
    </w:p>
    <w:p w14:paraId="4A375554" w14:textId="77777777" w:rsidR="007C61FC" w:rsidRDefault="007C61FC" w:rsidP="007C61FC">
      <w:pPr>
        <w:pStyle w:val="Heading2"/>
        <w:numPr>
          <w:ilvl w:val="0"/>
          <w:numId w:val="17"/>
        </w:numPr>
      </w:pPr>
      <w:r>
        <w:t>ROC analysis:</w:t>
      </w:r>
    </w:p>
    <w:p w14:paraId="27F5B38E" w14:textId="63D50458" w:rsidR="00927F53" w:rsidRDefault="007D7BDF" w:rsidP="007C61FC">
      <w:r>
        <w:t xml:space="preserve">The </w:t>
      </w:r>
      <w:r w:rsidRPr="007D7BDF">
        <w:t xml:space="preserve">Receiver </w:t>
      </w:r>
      <w:r>
        <w:t>O</w:t>
      </w:r>
      <w:r w:rsidRPr="007D7BDF">
        <w:t xml:space="preserve">perating </w:t>
      </w:r>
      <w:r>
        <w:t>C</w:t>
      </w:r>
      <w:r w:rsidRPr="007D7BDF">
        <w:t>haracteristic</w:t>
      </w:r>
      <w:r w:rsidR="00D352F8">
        <w:t xml:space="preserve"> </w:t>
      </w:r>
      <w:r w:rsidR="00D352F8" w:rsidRPr="00D352F8">
        <w:t>analysis is a useful way to assess the accuracy of model predictions by plotting sensitivity versus (1-specificity) of a classification test (as the threshold varies over an entire range of diagnostic test results)</w:t>
      </w:r>
      <w:r w:rsidR="0060537D">
        <w:fldChar w:fldCharType="begin"/>
      </w:r>
      <w:r w:rsidR="002D30FC">
        <w:instrText xml:space="preserve"> ADDIN ZOTERO_ITEM CSL_CITATION {"citationID":"TXA7BkKY","properties":{"formattedCitation":"[21]","plainCitation":"[21]","noteIndex":0},"citationItems":[{"id":265,"uris":["http://zotero.org/users/14711598/items/SDELC38N"],"itemData":{"id":265,"type":"webpage","abstract":"IBM Documentation.","language":"en-US","license":"© Copyright IBM Corporation 2021","title":"SPSS Statistics Subscription - Early Access","URL":"https://www.ibm.com/docs/en/spss-statistics/beta?topic=features-roc-analysis","accessed":{"date-parts":[["2024",12,3]]},"issued":{"date-parts":[["2021",12,7]]}}}],"schema":"https://github.com/citation-style-language/schema/raw/master/csl-citation.json"} </w:instrText>
      </w:r>
      <w:r w:rsidR="0060537D">
        <w:fldChar w:fldCharType="separate"/>
      </w:r>
      <w:r w:rsidR="002D30FC" w:rsidRPr="002D30FC">
        <w:rPr>
          <w:rFonts w:cs="Times New Roman"/>
        </w:rPr>
        <w:t>[21]</w:t>
      </w:r>
      <w:r w:rsidR="0060537D">
        <w:fldChar w:fldCharType="end"/>
      </w:r>
      <w:r w:rsidR="00D352F8" w:rsidRPr="00D352F8">
        <w:t>.</w:t>
      </w:r>
      <w:r w:rsidR="001C7E12">
        <w:t xml:space="preserve"> The Area Under the Curve (AUC)</w:t>
      </w:r>
      <w:r w:rsidR="00CE192F">
        <w:t xml:space="preserve"> gives us an idea of the extent to which a predicted value will be of the right order. Gener</w:t>
      </w:r>
      <w:r w:rsidR="000B5AE8">
        <w:t xml:space="preserve">ally, an AUC value close to 1 indicates better performance. </w:t>
      </w:r>
      <w:r w:rsidR="00927F53">
        <w:t>To perform the ROC analysis:</w:t>
      </w:r>
    </w:p>
    <w:p w14:paraId="2D4FFA62" w14:textId="247B5C0D" w:rsidR="00927F53" w:rsidRDefault="00A02705" w:rsidP="003353E5">
      <w:pPr>
        <w:pStyle w:val="ListParagraph"/>
        <w:numPr>
          <w:ilvl w:val="0"/>
          <w:numId w:val="25"/>
        </w:numPr>
      </w:pPr>
      <w:r>
        <w:t xml:space="preserve">For every model, the </w:t>
      </w:r>
      <w:r w:rsidR="001F40FF">
        <w:t>probability estimates of the posi</w:t>
      </w:r>
      <w:r w:rsidR="00605A85">
        <w:t xml:space="preserve">tive class is calculated </w:t>
      </w:r>
      <w:r w:rsidR="00A24526">
        <w:t xml:space="preserve">by applying </w:t>
      </w:r>
      <w:r w:rsidR="00126729">
        <w:t xml:space="preserve">the method </w:t>
      </w:r>
      <w:proofErr w:type="spellStart"/>
      <w:r w:rsidR="00126729">
        <w:t>predict_proba</w:t>
      </w:r>
      <w:proofErr w:type="spellEnd"/>
      <w:r w:rsidR="00126729">
        <w:t xml:space="preserve"> on the regression model</w:t>
      </w:r>
      <w:r w:rsidR="00E74FF1">
        <w:t>.</w:t>
      </w:r>
    </w:p>
    <w:p w14:paraId="3F10F805" w14:textId="2CE05B66" w:rsidR="00126729" w:rsidRDefault="002015A6" w:rsidP="003353E5">
      <w:pPr>
        <w:pStyle w:val="ListParagraph"/>
        <w:numPr>
          <w:ilvl w:val="0"/>
          <w:numId w:val="25"/>
        </w:numPr>
      </w:pPr>
      <w:r>
        <w:t>The fa</w:t>
      </w:r>
      <w:r w:rsidR="00923F38">
        <w:t xml:space="preserve">lse positive and true positive for every model is obtained using </w:t>
      </w:r>
      <w:proofErr w:type="spellStart"/>
      <w:r w:rsidR="00923F38">
        <w:t>Sklearn’s</w:t>
      </w:r>
      <w:proofErr w:type="spellEnd"/>
      <w:r w:rsidR="00923F38">
        <w:t xml:space="preserve">, </w:t>
      </w:r>
      <w:proofErr w:type="spellStart"/>
      <w:r w:rsidR="00923F38">
        <w:t>roc_curve</w:t>
      </w:r>
      <w:proofErr w:type="spellEnd"/>
      <w:r w:rsidR="00923F38">
        <w:t xml:space="preserve"> method</w:t>
      </w:r>
      <w:r w:rsidR="007C6F52">
        <w:t xml:space="preserve"> on the test sample and the probability estimate</w:t>
      </w:r>
      <w:r w:rsidR="00E74FF1">
        <w:t>.</w:t>
      </w:r>
    </w:p>
    <w:p w14:paraId="6945640C" w14:textId="5D7FDACD" w:rsidR="007C6F52" w:rsidRDefault="00B62D03" w:rsidP="003353E5">
      <w:pPr>
        <w:pStyle w:val="ListParagraph"/>
        <w:numPr>
          <w:ilvl w:val="0"/>
          <w:numId w:val="25"/>
        </w:numPr>
      </w:pPr>
      <w:r>
        <w:t xml:space="preserve">These values are plotted and the area under the curve – AUC for every model is calculated. </w:t>
      </w:r>
    </w:p>
    <w:p w14:paraId="5F928AD1" w14:textId="5C9F694D" w:rsidR="00040B8A" w:rsidRDefault="00E1586C" w:rsidP="00040B8A">
      <w:r w:rsidRPr="007441A1">
        <w:rPr>
          <w:noProof/>
        </w:rPr>
        <w:drawing>
          <wp:anchor distT="0" distB="0" distL="114300" distR="114300" simplePos="0" relativeHeight="251670532" behindDoc="0" locked="0" layoutInCell="1" allowOverlap="1" wp14:anchorId="3148997A" wp14:editId="69AAA4B4">
            <wp:simplePos x="0" y="0"/>
            <wp:positionH relativeFrom="margin">
              <wp:align>center</wp:align>
            </wp:positionH>
            <wp:positionV relativeFrom="paragraph">
              <wp:posOffset>418064</wp:posOffset>
            </wp:positionV>
            <wp:extent cx="4555490" cy="3594100"/>
            <wp:effectExtent l="0" t="0" r="0" b="6350"/>
            <wp:wrapTopAndBottom/>
            <wp:docPr id="107170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01177" name=""/>
                    <pic:cNvPicPr/>
                  </pic:nvPicPr>
                  <pic:blipFill>
                    <a:blip r:embed="rId24">
                      <a:extLst>
                        <a:ext uri="{28A0092B-C50C-407E-A947-70E740481C1C}">
                          <a14:useLocalDpi xmlns:a14="http://schemas.microsoft.com/office/drawing/2010/main" val="0"/>
                        </a:ext>
                      </a:extLst>
                    </a:blip>
                    <a:stretch>
                      <a:fillRect/>
                    </a:stretch>
                  </pic:blipFill>
                  <pic:spPr>
                    <a:xfrm>
                      <a:off x="0" y="0"/>
                      <a:ext cx="4555490" cy="3594100"/>
                    </a:xfrm>
                    <a:prstGeom prst="rect">
                      <a:avLst/>
                    </a:prstGeom>
                  </pic:spPr>
                </pic:pic>
              </a:graphicData>
            </a:graphic>
            <wp14:sizeRelH relativeFrom="margin">
              <wp14:pctWidth>0</wp14:pctWidth>
            </wp14:sizeRelH>
            <wp14:sizeRelV relativeFrom="margin">
              <wp14:pctHeight>0</wp14:pctHeight>
            </wp14:sizeRelV>
          </wp:anchor>
        </w:drawing>
      </w:r>
      <w:r w:rsidR="00040B8A">
        <w:t xml:space="preserve">It is worth noting that these models were </w:t>
      </w:r>
      <w:r w:rsidR="00CD2778">
        <w:t xml:space="preserve">generated using the best parameters </w:t>
      </w:r>
      <w:r w:rsidR="00762000">
        <w:t>obtained in this exercise and the previous one.</w:t>
      </w:r>
    </w:p>
    <w:p w14:paraId="40EF8065" w14:textId="460052C0" w:rsidR="00E1586C" w:rsidRPr="000F0100" w:rsidRDefault="00E1586C" w:rsidP="00E1586C">
      <w:pPr>
        <w:pStyle w:val="Caption"/>
        <w:jc w:val="center"/>
      </w:pPr>
      <w:r>
        <w:t xml:space="preserve">Figure </w:t>
      </w:r>
      <w:fldSimple w:instr=" SEQ Figure \* ARABIC ">
        <w:r w:rsidR="0096473D">
          <w:rPr>
            <w:noProof/>
          </w:rPr>
          <w:t>5</w:t>
        </w:r>
      </w:fldSimple>
      <w:r>
        <w:t xml:space="preserve"> </w:t>
      </w:r>
      <w:r w:rsidR="006218C2">
        <w:t xml:space="preserve">The result of this analysis is presented in </w:t>
      </w:r>
      <w:r>
        <w:t>Model analysis using the ROC curve</w:t>
      </w:r>
    </w:p>
    <w:p w14:paraId="37B5CDA7" w14:textId="0450AA4B" w:rsidR="006A2D68" w:rsidRDefault="003039AD" w:rsidP="00156DAD">
      <w:r>
        <w:t xml:space="preserve">Figure </w:t>
      </w:r>
      <w:r w:rsidR="006A2D68">
        <w:t>5</w:t>
      </w:r>
      <w:r>
        <w:t>. We notice that the</w:t>
      </w:r>
      <w:r w:rsidR="00640892">
        <w:t xml:space="preserve"> </w:t>
      </w:r>
      <w:r w:rsidR="0037439C">
        <w:t>Decision Tree</w:t>
      </w:r>
      <w:r>
        <w:t xml:space="preserve"> model had the grea</w:t>
      </w:r>
      <w:r w:rsidR="00AE3B77">
        <w:t>test AUC score of 0.8</w:t>
      </w:r>
      <w:r w:rsidR="0037439C">
        <w:t>35</w:t>
      </w:r>
      <w:r w:rsidR="00AE3B77">
        <w:t xml:space="preserve">. It was followed closely by the </w:t>
      </w:r>
      <w:r w:rsidR="0037439C">
        <w:t>Random Forest</w:t>
      </w:r>
      <w:r w:rsidR="00AE3B77">
        <w:t xml:space="preserve">. </w:t>
      </w:r>
      <w:r w:rsidR="008547A0">
        <w:t xml:space="preserve">Therefore, based on the results here obtained, the </w:t>
      </w:r>
      <w:r w:rsidR="004822B7">
        <w:t>Ideal model for the Kagle competition will be the linear regression</w:t>
      </w:r>
      <w:r w:rsidR="001619CE">
        <w:t xml:space="preserve"> model. </w:t>
      </w:r>
      <w:r w:rsidR="002B7546">
        <w:t xml:space="preserve"> </w:t>
      </w:r>
    </w:p>
    <w:p w14:paraId="346AF93F" w14:textId="549F3E75" w:rsidR="00004E6E" w:rsidRDefault="00FA6502" w:rsidP="00FA6502">
      <w:pPr>
        <w:pStyle w:val="Heading1"/>
      </w:pPr>
      <w:r>
        <w:lastRenderedPageBreak/>
        <w:t xml:space="preserve">QUESTION 4: </w:t>
      </w:r>
      <w:r w:rsidR="00004E6E" w:rsidRPr="00004E6E">
        <w:t xml:space="preserve">Ensembles for regression </w:t>
      </w:r>
    </w:p>
    <w:p w14:paraId="4E31E7AE" w14:textId="77777777" w:rsidR="00DC041F" w:rsidRPr="00DC041F" w:rsidRDefault="00DC041F" w:rsidP="00DC041F"/>
    <w:p w14:paraId="58480DB6" w14:textId="77777777" w:rsidR="00F60948" w:rsidRDefault="00F836AB" w:rsidP="001619CE">
      <w:pPr>
        <w:pStyle w:val="Heading2"/>
        <w:numPr>
          <w:ilvl w:val="0"/>
          <w:numId w:val="23"/>
        </w:numPr>
      </w:pPr>
      <w:r>
        <w:t>R</w:t>
      </w:r>
      <w:r w:rsidRPr="00F836AB">
        <w:t>andom forest (RF) regression model</w:t>
      </w:r>
    </w:p>
    <w:p w14:paraId="207ABE8C" w14:textId="6553B33C" w:rsidR="000506A5" w:rsidRDefault="00EE2F3F" w:rsidP="00F60948">
      <w:r w:rsidRPr="00EE2F3F">
        <w:t xml:space="preserve">Random Forest Regression, </w:t>
      </w:r>
      <w:r>
        <w:t xml:space="preserve">is </w:t>
      </w:r>
      <w:r w:rsidRPr="00EE2F3F">
        <w:t>a machine learning ensemble technique,</w:t>
      </w:r>
      <w:r>
        <w:t xml:space="preserve"> that</w:t>
      </w:r>
      <w:r w:rsidRPr="00EE2F3F">
        <w:t xml:space="preserve"> leverages multiple decision trees and </w:t>
      </w:r>
      <w:r w:rsidR="006E7165">
        <w:t xml:space="preserve">the </w:t>
      </w:r>
      <w:r w:rsidRPr="00EE2F3F">
        <w:t>bagging method (Bootstrap Aggregation) to effectively handle both regression and classification problems</w:t>
      </w:r>
      <w:r w:rsidR="006E7165">
        <w:fldChar w:fldCharType="begin"/>
      </w:r>
      <w:r w:rsidR="006E7165">
        <w:instrText xml:space="preserve"> ADDIN ZOTERO_ITEM CSL_CITATION {"citationID":"Hv3s8Hul","properties":{"formattedCitation":"[20]","plainCitation":"[20]","noteIndex":0},"citationItems":[{"id":268,"uris":["http://zotero.org/users/14711598/items/5TL6PA4R"],"itemData":{"id":268,"type":"webpage","abstract":"A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AI-ML-DS","title":"Random Forest Regression in Python","URL":"https://www.geeksforgeeks.org/random-forest-regression-in-python/","accessed":{"date-parts":[["2024",12,5]]},"issued":{"date-parts":[["2019",6,14]]}}}],"schema":"https://github.com/citation-style-language/schema/raw/master/csl-citation.json"} </w:instrText>
      </w:r>
      <w:r w:rsidR="006E7165">
        <w:fldChar w:fldCharType="separate"/>
      </w:r>
      <w:r w:rsidR="006E7165" w:rsidRPr="006E7165">
        <w:rPr>
          <w:rFonts w:cs="Times New Roman"/>
        </w:rPr>
        <w:t>[20]</w:t>
      </w:r>
      <w:r w:rsidR="006E7165">
        <w:fldChar w:fldCharType="end"/>
      </w:r>
      <w:r w:rsidRPr="00EE2F3F">
        <w:t>.</w:t>
      </w:r>
      <w:r w:rsidR="000A05F4">
        <w:t xml:space="preserve"> Some key features of random forest include:</w:t>
      </w:r>
    </w:p>
    <w:p w14:paraId="1A85FABB" w14:textId="4E5F7054" w:rsidR="000A05F4" w:rsidRDefault="00E62133" w:rsidP="00E62133">
      <w:pPr>
        <w:pStyle w:val="ListParagraph"/>
        <w:numPr>
          <w:ilvl w:val="0"/>
          <w:numId w:val="32"/>
        </w:numPr>
      </w:pPr>
      <w:r>
        <w:t xml:space="preserve">Robustness: </w:t>
      </w:r>
      <w:r w:rsidR="00712DF3">
        <w:t xml:space="preserve">It robust to outliers, noisy data </w:t>
      </w:r>
      <w:r w:rsidR="0005316C">
        <w:t>since it is</w:t>
      </w:r>
      <w:r w:rsidR="00C862C2">
        <w:t xml:space="preserve"> and reduces the likelihood of overfitting</w:t>
      </w:r>
    </w:p>
    <w:p w14:paraId="27D30676" w14:textId="6021D6A5" w:rsidR="00C14158" w:rsidRDefault="00C862C2" w:rsidP="00E62133">
      <w:pPr>
        <w:pStyle w:val="ListParagraph"/>
        <w:numPr>
          <w:ilvl w:val="0"/>
          <w:numId w:val="32"/>
        </w:numPr>
      </w:pPr>
      <w:r>
        <w:t xml:space="preserve">Accuracy boosting: </w:t>
      </w:r>
      <w:r w:rsidR="00DB701C">
        <w:t xml:space="preserve">Ensemble models </w:t>
      </w:r>
      <w:r w:rsidR="00CF6AD8">
        <w:t xml:space="preserve">are based on several models. </w:t>
      </w:r>
      <w:r w:rsidR="00C14158">
        <w:t>By sourcing the strength of every model, they tend to outperform individual models.</w:t>
      </w:r>
    </w:p>
    <w:p w14:paraId="685ABF10" w14:textId="69CF2DDE" w:rsidR="007A0BD8" w:rsidRDefault="007C6D4C" w:rsidP="007A0BD8">
      <w:pPr>
        <w:pStyle w:val="ListParagraph"/>
        <w:numPr>
          <w:ilvl w:val="0"/>
          <w:numId w:val="32"/>
        </w:numPr>
      </w:pPr>
      <w:r>
        <w:t>Better generalisation:</w:t>
      </w:r>
      <w:r w:rsidR="007A0BD8">
        <w:t xml:space="preserve"> Ensemble methods tend to reduce variance. </w:t>
      </w:r>
    </w:p>
    <w:p w14:paraId="13B2E4C1" w14:textId="15B4E231" w:rsidR="00DC041F" w:rsidRDefault="007A0BD8" w:rsidP="00F60948">
      <w:r>
        <w:t xml:space="preserve">However, </w:t>
      </w:r>
      <w:r w:rsidR="002609B3">
        <w:t>t</w:t>
      </w:r>
      <w:r>
        <w:t xml:space="preserve">hey </w:t>
      </w:r>
      <w:r w:rsidR="002609B3">
        <w:t>demand more computational power</w:t>
      </w:r>
      <w:r w:rsidR="00D535FF">
        <w:t xml:space="preserve"> as would demand a single model. Also, Interpretability of the model becomes difficult. It becomes hard to tell with certainty </w:t>
      </w:r>
      <w:r w:rsidR="005E0B7A">
        <w:t xml:space="preserve">what the model is doing – the Blackbox effect. </w:t>
      </w:r>
    </w:p>
    <w:p w14:paraId="0684EC05" w14:textId="19023394" w:rsidR="00984E77" w:rsidRDefault="00E418B9" w:rsidP="00984E77">
      <w:pPr>
        <w:pStyle w:val="Heading2"/>
        <w:numPr>
          <w:ilvl w:val="0"/>
          <w:numId w:val="23"/>
        </w:numPr>
      </w:pPr>
      <w:r>
        <w:t xml:space="preserve">Random forest model </w:t>
      </w:r>
    </w:p>
    <w:p w14:paraId="768861AA" w14:textId="218A5ECD" w:rsidR="00984E77" w:rsidRPr="00984E77" w:rsidRDefault="00984E77" w:rsidP="00984E77">
      <w:r>
        <w:t>To construct a random forest:</w:t>
      </w:r>
    </w:p>
    <w:p w14:paraId="2EE1D7CC" w14:textId="1F7BDFC0" w:rsidR="00984E77" w:rsidRPr="00F701E6" w:rsidRDefault="00984E77" w:rsidP="00DC041F">
      <w:pPr>
        <w:pStyle w:val="ListParagraph"/>
        <w:numPr>
          <w:ilvl w:val="0"/>
          <w:numId w:val="28"/>
        </w:numPr>
      </w:pPr>
      <w:r>
        <w:t>The wine data is loaded</w:t>
      </w:r>
      <w:r w:rsidR="009F434D">
        <w:t xml:space="preserve"> with all features. </w:t>
      </w:r>
      <w:r>
        <w:t>‘</w:t>
      </w:r>
      <w:r w:rsidR="009F434D">
        <w:t>Wine quality</w:t>
      </w:r>
      <w:r>
        <w:t>’ is</w:t>
      </w:r>
      <w:r w:rsidR="009F434D">
        <w:t xml:space="preserve"> set as</w:t>
      </w:r>
      <w:r>
        <w:t xml:space="preserve"> the dependent variable and the rest independent. 2% of data is used for testing and the rest for training</w:t>
      </w:r>
    </w:p>
    <w:p w14:paraId="29208394" w14:textId="75512054" w:rsidR="00984E77" w:rsidRPr="00351A20" w:rsidRDefault="00984E77" w:rsidP="00984E77">
      <w:pPr>
        <w:pStyle w:val="ListParagraph"/>
        <w:numPr>
          <w:ilvl w:val="0"/>
          <w:numId w:val="28"/>
        </w:numPr>
      </w:pPr>
      <w:r>
        <w:t xml:space="preserve">A range from </w:t>
      </w:r>
      <w:r w:rsidR="001C4E84">
        <w:t>1</w:t>
      </w:r>
      <w:r>
        <w:t xml:space="preserve">0 to </w:t>
      </w:r>
      <w:r w:rsidR="001C4E84">
        <w:t>5</w:t>
      </w:r>
      <w:r>
        <w:t xml:space="preserve">00 with a step of </w:t>
      </w:r>
      <w:r w:rsidR="001C4E84">
        <w:t>1</w:t>
      </w:r>
      <w:r>
        <w:t xml:space="preserve">0 is created. This will later help </w:t>
      </w:r>
      <w:r w:rsidR="00915BB1">
        <w:t>calculate the</w:t>
      </w:r>
      <w:r>
        <w:t xml:space="preserve"> optimal number of leaves.</w:t>
      </w:r>
    </w:p>
    <w:p w14:paraId="5F648FC4" w14:textId="7CDCA499" w:rsidR="00984E77" w:rsidRPr="00351A20" w:rsidRDefault="00984E77" w:rsidP="00984E77">
      <w:pPr>
        <w:pStyle w:val="ListParagraph"/>
        <w:numPr>
          <w:ilvl w:val="0"/>
          <w:numId w:val="28"/>
        </w:numPr>
      </w:pPr>
      <w:r>
        <w:t xml:space="preserve">For every number of </w:t>
      </w:r>
      <w:r w:rsidR="00915BB1">
        <w:t>leaves</w:t>
      </w:r>
      <w:r>
        <w:t xml:space="preserve"> in the range, the model is created, and the accuracy is recorded. </w:t>
      </w:r>
    </w:p>
    <w:p w14:paraId="2FEC4B97" w14:textId="3F530E9A" w:rsidR="00984E77" w:rsidRDefault="00984E77" w:rsidP="00984E77">
      <w:pPr>
        <w:pStyle w:val="ListParagraph"/>
        <w:numPr>
          <w:ilvl w:val="0"/>
          <w:numId w:val="28"/>
        </w:numPr>
      </w:pPr>
      <w:r>
        <w:t xml:space="preserve">The best number of </w:t>
      </w:r>
      <w:r w:rsidR="005631B7">
        <w:t>leaves</w:t>
      </w:r>
      <w:r>
        <w:t xml:space="preserve"> corresponds to that which produces the best model accuracy. </w:t>
      </w:r>
    </w:p>
    <w:p w14:paraId="0251F9C5" w14:textId="70640056" w:rsidR="005631B7" w:rsidRDefault="009A5E23" w:rsidP="005631B7">
      <w:r w:rsidRPr="00415F4B">
        <w:rPr>
          <w:noProof/>
        </w:rPr>
        <w:drawing>
          <wp:anchor distT="0" distB="0" distL="114300" distR="114300" simplePos="0" relativeHeight="251671556" behindDoc="0" locked="0" layoutInCell="1" allowOverlap="1" wp14:anchorId="5636F5FA" wp14:editId="4E1FCA02">
            <wp:simplePos x="0" y="0"/>
            <wp:positionH relativeFrom="margin">
              <wp:align>center</wp:align>
            </wp:positionH>
            <wp:positionV relativeFrom="paragraph">
              <wp:posOffset>335748</wp:posOffset>
            </wp:positionV>
            <wp:extent cx="3270250" cy="2545715"/>
            <wp:effectExtent l="0" t="0" r="6350" b="6985"/>
            <wp:wrapTopAndBottom/>
            <wp:docPr id="10810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36466" name=""/>
                    <pic:cNvPicPr/>
                  </pic:nvPicPr>
                  <pic:blipFill>
                    <a:blip r:embed="rId25">
                      <a:extLst>
                        <a:ext uri="{28A0092B-C50C-407E-A947-70E740481C1C}">
                          <a14:useLocalDpi xmlns:a14="http://schemas.microsoft.com/office/drawing/2010/main" val="0"/>
                        </a:ext>
                      </a:extLst>
                    </a:blip>
                    <a:stretch>
                      <a:fillRect/>
                    </a:stretch>
                  </pic:blipFill>
                  <pic:spPr>
                    <a:xfrm>
                      <a:off x="0" y="0"/>
                      <a:ext cx="3270250" cy="2545715"/>
                    </a:xfrm>
                    <a:prstGeom prst="rect">
                      <a:avLst/>
                    </a:prstGeom>
                  </pic:spPr>
                </pic:pic>
              </a:graphicData>
            </a:graphic>
            <wp14:sizeRelH relativeFrom="margin">
              <wp14:pctWidth>0</wp14:pctWidth>
            </wp14:sizeRelH>
            <wp14:sizeRelV relativeFrom="margin">
              <wp14:pctHeight>0</wp14:pctHeight>
            </wp14:sizeRelV>
          </wp:anchor>
        </w:drawing>
      </w:r>
      <w:r w:rsidR="005631B7">
        <w:t>The following was obtained</w:t>
      </w:r>
      <w:r w:rsidR="003D704F">
        <w:t xml:space="preserve">, with </w:t>
      </w:r>
      <w:r w:rsidR="0058076E">
        <w:t>the best number of leaves being 220</w:t>
      </w:r>
      <w:r w:rsidR="00415F4B">
        <w:t xml:space="preserve">. </w:t>
      </w:r>
    </w:p>
    <w:p w14:paraId="09C33ED5" w14:textId="1DFED8F0" w:rsidR="00415F4B" w:rsidRDefault="00921FF0" w:rsidP="00102CDA">
      <w:pPr>
        <w:pStyle w:val="Heading2"/>
        <w:numPr>
          <w:ilvl w:val="0"/>
          <w:numId w:val="23"/>
        </w:numPr>
      </w:pPr>
      <w:r>
        <w:lastRenderedPageBreak/>
        <w:t xml:space="preserve">Optimal number of trees. </w:t>
      </w:r>
    </w:p>
    <w:p w14:paraId="19EC958D" w14:textId="1B8295DB" w:rsidR="004536F1" w:rsidRDefault="00C8558F" w:rsidP="005631B7">
      <w:r w:rsidRPr="00C8558F">
        <w:rPr>
          <w:noProof/>
        </w:rPr>
        <w:drawing>
          <wp:anchor distT="0" distB="0" distL="114300" distR="114300" simplePos="0" relativeHeight="251679748" behindDoc="0" locked="0" layoutInCell="1" allowOverlap="1" wp14:anchorId="61617299" wp14:editId="3A858094">
            <wp:simplePos x="0" y="0"/>
            <wp:positionH relativeFrom="margin">
              <wp:align>center</wp:align>
            </wp:positionH>
            <wp:positionV relativeFrom="paragraph">
              <wp:posOffset>659263</wp:posOffset>
            </wp:positionV>
            <wp:extent cx="4443663" cy="3372871"/>
            <wp:effectExtent l="0" t="0" r="0" b="0"/>
            <wp:wrapTopAndBottom/>
            <wp:docPr id="2087387891"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7891" name="Picture 1" descr="A graph with blue lines and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43663" cy="3372871"/>
                    </a:xfrm>
                    <a:prstGeom prst="rect">
                      <a:avLst/>
                    </a:prstGeom>
                  </pic:spPr>
                </pic:pic>
              </a:graphicData>
            </a:graphic>
          </wp:anchor>
        </w:drawing>
      </w:r>
      <w:r w:rsidR="00104654">
        <w:t xml:space="preserve">Likewise, the obtain the </w:t>
      </w:r>
      <w:r w:rsidR="00DC069F">
        <w:t xml:space="preserve">optimal number of trees, a range of trees from 50 to 1000 with a step of 50 was created and the model accuracy was tested on </w:t>
      </w:r>
      <w:r w:rsidR="00806EBB">
        <w:t>the number of trees. The following results were obtained:</w:t>
      </w:r>
    </w:p>
    <w:p w14:paraId="015151FC" w14:textId="51A74AC7" w:rsidR="005631B7" w:rsidRDefault="00C51596" w:rsidP="005631B7">
      <w:r>
        <w:t>Finally, using the optimal number of leaves and trees, the following model scores were obtained</w:t>
      </w:r>
      <w:r w:rsidR="00F61BF6">
        <w:t>:</w:t>
      </w:r>
    </w:p>
    <w:p w14:paraId="5A612FCA" w14:textId="2F7A9FE9" w:rsidR="000506A5" w:rsidRDefault="001318DA" w:rsidP="00F60948">
      <w:r w:rsidRPr="001318DA">
        <w:rPr>
          <w:noProof/>
        </w:rPr>
        <w:drawing>
          <wp:inline distT="0" distB="0" distL="0" distR="0" wp14:anchorId="681E5468" wp14:editId="2F258808">
            <wp:extent cx="3063505" cy="586791"/>
            <wp:effectExtent l="0" t="0" r="3810" b="3810"/>
            <wp:docPr id="214282720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7201" name="Picture 1" descr="A black background with white text&#10;&#10;Description automatically generated"/>
                    <pic:cNvPicPr/>
                  </pic:nvPicPr>
                  <pic:blipFill>
                    <a:blip r:embed="rId27"/>
                    <a:stretch>
                      <a:fillRect/>
                    </a:stretch>
                  </pic:blipFill>
                  <pic:spPr>
                    <a:xfrm>
                      <a:off x="0" y="0"/>
                      <a:ext cx="3063505" cy="586791"/>
                    </a:xfrm>
                    <a:prstGeom prst="rect">
                      <a:avLst/>
                    </a:prstGeom>
                  </pic:spPr>
                </pic:pic>
              </a:graphicData>
            </a:graphic>
          </wp:inline>
        </w:drawing>
      </w:r>
      <w:r w:rsidRPr="001318DA">
        <w:t xml:space="preserve"> </w:t>
      </w:r>
    </w:p>
    <w:p w14:paraId="1B57D264" w14:textId="12D72F06" w:rsidR="00882342" w:rsidRDefault="00F64D0A" w:rsidP="00211320">
      <w:pPr>
        <w:pStyle w:val="Heading2"/>
        <w:numPr>
          <w:ilvl w:val="0"/>
          <w:numId w:val="23"/>
        </w:numPr>
      </w:pPr>
      <w:r>
        <w:t xml:space="preserve">Bar graph of features and comparison. </w:t>
      </w:r>
    </w:p>
    <w:p w14:paraId="774924F9" w14:textId="64665B2A" w:rsidR="00912F3B" w:rsidRDefault="00912F3B" w:rsidP="00912F3B">
      <w:r>
        <w:t>To plot the bar graph of the various features:</w:t>
      </w:r>
    </w:p>
    <w:p w14:paraId="0BEB93D8" w14:textId="6B7CF317" w:rsidR="000A333E" w:rsidRPr="000A333E" w:rsidRDefault="007D211D" w:rsidP="000A333E">
      <w:pPr>
        <w:pStyle w:val="ListParagraph"/>
        <w:numPr>
          <w:ilvl w:val="0"/>
          <w:numId w:val="30"/>
        </w:numPr>
      </w:pPr>
      <w:r>
        <w:t>The feature importance of Red Wine is cal</w:t>
      </w:r>
      <w:r w:rsidR="000A333E">
        <w:t xml:space="preserve">culated by applying </w:t>
      </w:r>
      <w:proofErr w:type="spellStart"/>
      <w:r w:rsidR="000A333E" w:rsidRPr="000A333E">
        <w:t>feature_importances</w:t>
      </w:r>
      <w:proofErr w:type="spellEnd"/>
      <w:r w:rsidR="000A333E" w:rsidRPr="000A333E">
        <w:t>_</w:t>
      </w:r>
      <w:r w:rsidR="000A333E">
        <w:t xml:space="preserve"> on the random forest model.</w:t>
      </w:r>
    </w:p>
    <w:p w14:paraId="1656CEFE" w14:textId="171B236F" w:rsidR="00912F3B" w:rsidRDefault="0075289E" w:rsidP="007D211D">
      <w:pPr>
        <w:pStyle w:val="ListParagraph"/>
        <w:numPr>
          <w:ilvl w:val="0"/>
          <w:numId w:val="30"/>
        </w:numPr>
      </w:pPr>
      <w:r>
        <w:t xml:space="preserve">Now, these values are plotted </w:t>
      </w:r>
      <w:r w:rsidR="00D003E8">
        <w:t xml:space="preserve">using a bar graph. </w:t>
      </w:r>
    </w:p>
    <w:p w14:paraId="1DC4360A" w14:textId="12526D0F" w:rsidR="00D003E8" w:rsidRDefault="00D003E8" w:rsidP="00D003E8">
      <w:r>
        <w:t xml:space="preserve">The </w:t>
      </w:r>
      <w:r w:rsidR="00145508">
        <w:t xml:space="preserve">figure bellow is a bar plot of the importance of each feature. </w:t>
      </w:r>
      <w:r w:rsidR="00D568FA">
        <w:t>The top 3 features with the most important features were obtained to be:</w:t>
      </w:r>
    </w:p>
    <w:p w14:paraId="5944B9F9" w14:textId="2505565C" w:rsidR="00D568FA" w:rsidRDefault="00D568FA" w:rsidP="00D568FA">
      <w:pPr>
        <w:pStyle w:val="ListParagraph"/>
        <w:numPr>
          <w:ilvl w:val="0"/>
          <w:numId w:val="1"/>
        </w:numPr>
      </w:pPr>
      <w:r>
        <w:t xml:space="preserve">Alcohol. </w:t>
      </w:r>
    </w:p>
    <w:p w14:paraId="3BB30F50" w14:textId="48C8FDB2" w:rsidR="00D568FA" w:rsidRDefault="00D568FA" w:rsidP="00D568FA">
      <w:pPr>
        <w:pStyle w:val="ListParagraph"/>
        <w:numPr>
          <w:ilvl w:val="0"/>
          <w:numId w:val="1"/>
        </w:numPr>
      </w:pPr>
      <w:r>
        <w:t xml:space="preserve">Sulphate. </w:t>
      </w:r>
    </w:p>
    <w:p w14:paraId="49BA1756" w14:textId="1D265AE0" w:rsidR="00D568FA" w:rsidRDefault="00D568FA" w:rsidP="00D003E8">
      <w:pPr>
        <w:pStyle w:val="ListParagraph"/>
        <w:numPr>
          <w:ilvl w:val="0"/>
          <w:numId w:val="1"/>
        </w:numPr>
      </w:pPr>
      <w:r>
        <w:t xml:space="preserve">Volatile Acidity </w:t>
      </w:r>
    </w:p>
    <w:p w14:paraId="3165C0F5" w14:textId="760B7F31" w:rsidR="00D003E8" w:rsidRPr="005E22E3" w:rsidRDefault="00411E2A" w:rsidP="00D003E8">
      <w:pPr>
        <w:rPr>
          <w:b/>
          <w:bCs/>
        </w:rPr>
      </w:pPr>
      <w:r w:rsidRPr="005E22E3">
        <w:rPr>
          <w:b/>
          <w:bCs/>
          <w:noProof/>
        </w:rPr>
        <w:lastRenderedPageBreak/>
        <w:drawing>
          <wp:anchor distT="0" distB="0" distL="114300" distR="114300" simplePos="0" relativeHeight="251673604" behindDoc="0" locked="0" layoutInCell="1" allowOverlap="1" wp14:anchorId="3D58CD1A" wp14:editId="58297C2F">
            <wp:simplePos x="0" y="0"/>
            <wp:positionH relativeFrom="margin">
              <wp:align>center</wp:align>
            </wp:positionH>
            <wp:positionV relativeFrom="paragraph">
              <wp:posOffset>96253</wp:posOffset>
            </wp:positionV>
            <wp:extent cx="4419600" cy="4053205"/>
            <wp:effectExtent l="0" t="0" r="0" b="4445"/>
            <wp:wrapTopAndBottom/>
            <wp:docPr id="1525282513" name="Picture 1" descr="A graph of different types of w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82513" name="Picture 1" descr="A graph of different types of w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4053205"/>
                    </a:xfrm>
                    <a:prstGeom prst="rect">
                      <a:avLst/>
                    </a:prstGeom>
                  </pic:spPr>
                </pic:pic>
              </a:graphicData>
            </a:graphic>
            <wp14:sizeRelH relativeFrom="margin">
              <wp14:pctWidth>0</wp14:pctWidth>
            </wp14:sizeRelH>
            <wp14:sizeRelV relativeFrom="margin">
              <wp14:pctHeight>0</wp14:pctHeight>
            </wp14:sizeRelV>
          </wp:anchor>
        </w:drawing>
      </w:r>
      <w:r w:rsidR="00D568FA" w:rsidRPr="005E22E3">
        <w:rPr>
          <w:b/>
          <w:bCs/>
        </w:rPr>
        <w:t xml:space="preserve">Comparison. </w:t>
      </w:r>
    </w:p>
    <w:p w14:paraId="6D9E86E9" w14:textId="301F5CA7" w:rsidR="00D568FA" w:rsidRDefault="00D568FA" w:rsidP="00D003E8">
      <w:r>
        <w:t xml:space="preserve">The following </w:t>
      </w:r>
      <w:r w:rsidR="00895920">
        <w:t xml:space="preserve">results for correlation and </w:t>
      </w:r>
      <w:r w:rsidR="005C5356">
        <w:t>LASSO was obtained in Assignment 6.</w:t>
      </w:r>
      <w:r w:rsidR="00895920">
        <w:t xml:space="preserve"> </w:t>
      </w:r>
    </w:p>
    <w:p w14:paraId="75E08B68" w14:textId="0DDE5530" w:rsidR="00860F54" w:rsidRDefault="00860F54" w:rsidP="00860F54">
      <w:pPr>
        <w:pStyle w:val="ListParagraph"/>
        <w:numPr>
          <w:ilvl w:val="0"/>
          <w:numId w:val="31"/>
        </w:numPr>
      </w:pPr>
      <w:r w:rsidRPr="00860F54">
        <w:rPr>
          <w:noProof/>
        </w:rPr>
        <w:drawing>
          <wp:anchor distT="0" distB="0" distL="114300" distR="114300" simplePos="0" relativeHeight="251675652" behindDoc="0" locked="0" layoutInCell="1" allowOverlap="1" wp14:anchorId="4CD5EFC9" wp14:editId="173E8AA9">
            <wp:simplePos x="0" y="0"/>
            <wp:positionH relativeFrom="margin">
              <wp:posOffset>802005</wp:posOffset>
            </wp:positionH>
            <wp:positionV relativeFrom="paragraph">
              <wp:posOffset>250190</wp:posOffset>
            </wp:positionV>
            <wp:extent cx="4218940" cy="3821430"/>
            <wp:effectExtent l="0" t="0" r="0" b="7620"/>
            <wp:wrapTopAndBottom/>
            <wp:docPr id="399227912"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7912" name="Picture 1" descr="A graph with blue and orang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18940" cy="3821430"/>
                    </a:xfrm>
                    <a:prstGeom prst="rect">
                      <a:avLst/>
                    </a:prstGeom>
                  </pic:spPr>
                </pic:pic>
              </a:graphicData>
            </a:graphic>
            <wp14:sizeRelH relativeFrom="page">
              <wp14:pctWidth>0</wp14:pctWidth>
            </wp14:sizeRelH>
            <wp14:sizeRelV relativeFrom="page">
              <wp14:pctHeight>0</wp14:pctHeight>
            </wp14:sizeRelV>
          </wp:anchor>
        </w:drawing>
      </w:r>
      <w:r>
        <w:t>Correlation:</w:t>
      </w:r>
    </w:p>
    <w:p w14:paraId="2ADBE6D5" w14:textId="60BF6F16" w:rsidR="005C5356" w:rsidRDefault="00860F54" w:rsidP="00860F54">
      <w:pPr>
        <w:pStyle w:val="ListParagraph"/>
        <w:numPr>
          <w:ilvl w:val="0"/>
          <w:numId w:val="31"/>
        </w:numPr>
      </w:pPr>
      <w:r>
        <w:lastRenderedPageBreak/>
        <w:t>LASSO</w:t>
      </w:r>
    </w:p>
    <w:p w14:paraId="72DD48A2" w14:textId="28B671B4" w:rsidR="00860F54" w:rsidRPr="00912F3B" w:rsidRDefault="00F87155" w:rsidP="00860F54">
      <w:r w:rsidRPr="00F87155">
        <w:rPr>
          <w:noProof/>
        </w:rPr>
        <w:drawing>
          <wp:inline distT="0" distB="0" distL="0" distR="0" wp14:anchorId="7A34E03A" wp14:editId="3EAD8008">
            <wp:extent cx="5731510" cy="3121025"/>
            <wp:effectExtent l="0" t="0" r="2540" b="3175"/>
            <wp:docPr id="46141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4319" name=""/>
                    <pic:cNvPicPr/>
                  </pic:nvPicPr>
                  <pic:blipFill>
                    <a:blip r:embed="rId30"/>
                    <a:stretch>
                      <a:fillRect/>
                    </a:stretch>
                  </pic:blipFill>
                  <pic:spPr>
                    <a:xfrm>
                      <a:off x="0" y="0"/>
                      <a:ext cx="5731510" cy="3121025"/>
                    </a:xfrm>
                    <a:prstGeom prst="rect">
                      <a:avLst/>
                    </a:prstGeom>
                  </pic:spPr>
                </pic:pic>
              </a:graphicData>
            </a:graphic>
          </wp:inline>
        </w:drawing>
      </w:r>
    </w:p>
    <w:p w14:paraId="265D91C3" w14:textId="3A9B7945" w:rsidR="000506A5" w:rsidRDefault="000506A5" w:rsidP="00F60948"/>
    <w:p w14:paraId="29234409" w14:textId="06493B50" w:rsidR="004E25A4" w:rsidRDefault="00F87155" w:rsidP="00F60948">
      <w:r>
        <w:t xml:space="preserve">Comparing </w:t>
      </w:r>
      <w:r w:rsidR="006874E8">
        <w:t>the</w:t>
      </w:r>
      <w:r w:rsidR="00320409">
        <w:t xml:space="preserve"> feature importance</w:t>
      </w:r>
      <w:r w:rsidR="004E25A4">
        <w:t>:</w:t>
      </w:r>
    </w:p>
    <w:p w14:paraId="7E986BCA" w14:textId="77777777" w:rsidR="00F265D3" w:rsidRDefault="003B40F3" w:rsidP="00F60948">
      <w:r>
        <w:t xml:space="preserve">We observed a very close </w:t>
      </w:r>
      <w:r w:rsidR="00EC2741">
        <w:t xml:space="preserve">feature importance </w:t>
      </w:r>
      <w:r>
        <w:t xml:space="preserve">similarity </w:t>
      </w:r>
      <w:r w:rsidR="00EC2741">
        <w:t>in the 3 models. The</w:t>
      </w:r>
      <w:r w:rsidR="00F265D3">
        <w:t xml:space="preserve"> 3 top features of greatest importance in all 3 models are:</w:t>
      </w:r>
    </w:p>
    <w:p w14:paraId="6F2BFC0B" w14:textId="77777777" w:rsidR="006874E8" w:rsidRDefault="006874E8" w:rsidP="00F265D3">
      <w:pPr>
        <w:pStyle w:val="ListParagraph"/>
        <w:numPr>
          <w:ilvl w:val="0"/>
          <w:numId w:val="1"/>
        </w:numPr>
      </w:pPr>
      <w:r>
        <w:t>Alcohol</w:t>
      </w:r>
    </w:p>
    <w:p w14:paraId="40EDA272" w14:textId="77777777" w:rsidR="006874E8" w:rsidRDefault="006874E8" w:rsidP="00F265D3">
      <w:pPr>
        <w:pStyle w:val="ListParagraph"/>
        <w:numPr>
          <w:ilvl w:val="0"/>
          <w:numId w:val="1"/>
        </w:numPr>
      </w:pPr>
      <w:r>
        <w:t>Sulphate</w:t>
      </w:r>
    </w:p>
    <w:p w14:paraId="397738AF" w14:textId="77777777" w:rsidR="00320409" w:rsidRDefault="006874E8" w:rsidP="00F60948">
      <w:pPr>
        <w:pStyle w:val="ListParagraph"/>
        <w:numPr>
          <w:ilvl w:val="0"/>
          <w:numId w:val="1"/>
        </w:numPr>
      </w:pPr>
      <w:r>
        <w:t xml:space="preserve">Volatile acidity. </w:t>
      </w:r>
    </w:p>
    <w:p w14:paraId="2133BB1A" w14:textId="3BAFA4F2" w:rsidR="00336D4A" w:rsidRDefault="00320409" w:rsidP="00320409">
      <w:r>
        <w:t xml:space="preserve">All three models </w:t>
      </w:r>
      <w:r w:rsidR="00381D36">
        <w:t>perform similarly in identifying feature importance. Therefor, we can conclu</w:t>
      </w:r>
      <w:r w:rsidR="008E6911">
        <w:t xml:space="preserve">de on the essential features needed to make a good wine. However, to </w:t>
      </w:r>
      <w:r w:rsidR="00BF52B1">
        <w:t>ascertain</w:t>
      </w:r>
      <w:r w:rsidR="00510A76">
        <w:t xml:space="preserve"> the</w:t>
      </w:r>
      <w:r w:rsidR="00BF52B1">
        <w:t xml:space="preserve"> </w:t>
      </w:r>
      <w:r w:rsidR="00E24524">
        <w:t>performance of</w:t>
      </w:r>
      <w:r w:rsidR="00510A76">
        <w:t xml:space="preserve"> </w:t>
      </w:r>
      <w:r w:rsidR="00BF52B1">
        <w:t>in</w:t>
      </w:r>
      <w:r w:rsidR="008E6911">
        <w:t xml:space="preserve"> of the model, we will need to</w:t>
      </w:r>
      <w:r w:rsidR="00E24524">
        <w:t xml:space="preserve"> compare accuracy related values. </w:t>
      </w:r>
      <w:r w:rsidR="00D20FC6">
        <w:t>This will be seen in the next response.</w:t>
      </w:r>
    </w:p>
    <w:p w14:paraId="2EADB7D2" w14:textId="1F4BF6A5" w:rsidR="00336D4A" w:rsidRDefault="001B415C" w:rsidP="00336D4A">
      <w:pPr>
        <w:pStyle w:val="Heading3"/>
        <w:numPr>
          <w:ilvl w:val="0"/>
          <w:numId w:val="23"/>
        </w:numPr>
      </w:pPr>
      <w:r>
        <w:t>Performance comparison: Random Forest against L</w:t>
      </w:r>
      <w:r w:rsidR="007A52D5">
        <w:t xml:space="preserve">inear </w:t>
      </w:r>
      <w:r>
        <w:t>Regression and KNN</w:t>
      </w:r>
    </w:p>
    <w:p w14:paraId="626C9D38" w14:textId="0632C0B6" w:rsidR="004A5EAF" w:rsidRDefault="00F13F34" w:rsidP="001B415C">
      <w:pPr>
        <w:rPr>
          <w:color w:val="000000" w:themeColor="text1"/>
        </w:rPr>
      </w:pPr>
      <w:r>
        <w:rPr>
          <w:color w:val="000000" w:themeColor="text1"/>
        </w:rPr>
        <w:t xml:space="preserve">To compare the performance of these models, we will be looking at </w:t>
      </w:r>
      <w:r w:rsidR="001C6308">
        <w:rPr>
          <w:color w:val="000000" w:themeColor="text1"/>
        </w:rPr>
        <w:t>the R-squared</w:t>
      </w:r>
      <w:r w:rsidR="004A5EAF">
        <w:rPr>
          <w:color w:val="000000" w:themeColor="text1"/>
        </w:rPr>
        <w:t>, Mean Squared Error and Accuracy. The result is presented in the table bellow:</w:t>
      </w:r>
    </w:p>
    <w:tbl>
      <w:tblPr>
        <w:tblStyle w:val="TableGrid"/>
        <w:tblW w:w="0" w:type="auto"/>
        <w:tblLook w:val="04A0" w:firstRow="1" w:lastRow="0" w:firstColumn="1" w:lastColumn="0" w:noHBand="0" w:noVBand="1"/>
      </w:tblPr>
      <w:tblGrid>
        <w:gridCol w:w="2972"/>
        <w:gridCol w:w="2126"/>
        <w:gridCol w:w="1985"/>
        <w:gridCol w:w="1933"/>
      </w:tblGrid>
      <w:tr w:rsidR="009D722F" w14:paraId="30C42877" w14:textId="77777777" w:rsidTr="005B0ECD">
        <w:tc>
          <w:tcPr>
            <w:tcW w:w="2972" w:type="dxa"/>
          </w:tcPr>
          <w:p w14:paraId="058BA110" w14:textId="2A9FE057" w:rsidR="009D722F" w:rsidRPr="00CB600D" w:rsidRDefault="009D722F" w:rsidP="001B415C">
            <w:pPr>
              <w:rPr>
                <w:b/>
                <w:bCs/>
                <w:color w:val="000000" w:themeColor="text1"/>
              </w:rPr>
            </w:pPr>
            <w:r w:rsidRPr="00CB600D">
              <w:rPr>
                <w:b/>
                <w:bCs/>
                <w:color w:val="000000" w:themeColor="text1"/>
              </w:rPr>
              <w:t xml:space="preserve">Model </w:t>
            </w:r>
          </w:p>
        </w:tc>
        <w:tc>
          <w:tcPr>
            <w:tcW w:w="2126" w:type="dxa"/>
          </w:tcPr>
          <w:p w14:paraId="58AEA712" w14:textId="1D530B32" w:rsidR="009D722F" w:rsidRPr="00CB600D" w:rsidRDefault="00CB600D" w:rsidP="001B415C">
            <w:pPr>
              <w:rPr>
                <w:b/>
                <w:bCs/>
                <w:color w:val="000000" w:themeColor="text1"/>
              </w:rPr>
            </w:pPr>
            <w:r w:rsidRPr="00CB600D">
              <w:rPr>
                <w:b/>
                <w:bCs/>
                <w:color w:val="000000" w:themeColor="text1"/>
              </w:rPr>
              <w:t xml:space="preserve">R-squared </w:t>
            </w:r>
          </w:p>
        </w:tc>
        <w:tc>
          <w:tcPr>
            <w:tcW w:w="1985" w:type="dxa"/>
          </w:tcPr>
          <w:p w14:paraId="3F4C4996" w14:textId="4C90737D" w:rsidR="009D722F" w:rsidRPr="00CB600D" w:rsidRDefault="00CB600D" w:rsidP="001B415C">
            <w:pPr>
              <w:rPr>
                <w:b/>
                <w:bCs/>
                <w:color w:val="000000" w:themeColor="text1"/>
              </w:rPr>
            </w:pPr>
            <w:r w:rsidRPr="00CB600D">
              <w:rPr>
                <w:b/>
                <w:bCs/>
                <w:color w:val="000000" w:themeColor="text1"/>
              </w:rPr>
              <w:t>MSE</w:t>
            </w:r>
          </w:p>
        </w:tc>
        <w:tc>
          <w:tcPr>
            <w:tcW w:w="1933" w:type="dxa"/>
          </w:tcPr>
          <w:p w14:paraId="6CAFD67B" w14:textId="689E3221" w:rsidR="009D722F" w:rsidRPr="00CB600D" w:rsidRDefault="00CB600D" w:rsidP="001B415C">
            <w:pPr>
              <w:rPr>
                <w:b/>
                <w:bCs/>
                <w:color w:val="000000" w:themeColor="text1"/>
              </w:rPr>
            </w:pPr>
            <w:r w:rsidRPr="00CB600D">
              <w:rPr>
                <w:b/>
                <w:bCs/>
                <w:color w:val="000000" w:themeColor="text1"/>
              </w:rPr>
              <w:t xml:space="preserve">Accuracy </w:t>
            </w:r>
          </w:p>
        </w:tc>
      </w:tr>
      <w:tr w:rsidR="009D722F" w14:paraId="66387F67" w14:textId="77777777" w:rsidTr="005B0ECD">
        <w:tc>
          <w:tcPr>
            <w:tcW w:w="2972" w:type="dxa"/>
          </w:tcPr>
          <w:p w14:paraId="705139C4" w14:textId="44920ECA" w:rsidR="009D722F" w:rsidRDefault="005B0ECD" w:rsidP="001B415C">
            <w:pPr>
              <w:rPr>
                <w:color w:val="000000" w:themeColor="text1"/>
              </w:rPr>
            </w:pPr>
            <w:r>
              <w:rPr>
                <w:color w:val="000000" w:themeColor="text1"/>
              </w:rPr>
              <w:t xml:space="preserve">Random Forest Regression </w:t>
            </w:r>
          </w:p>
        </w:tc>
        <w:tc>
          <w:tcPr>
            <w:tcW w:w="2126" w:type="dxa"/>
          </w:tcPr>
          <w:p w14:paraId="7721FA8D" w14:textId="523063F1" w:rsidR="009D722F" w:rsidRDefault="00B91FA6" w:rsidP="001B415C">
            <w:pPr>
              <w:rPr>
                <w:color w:val="000000" w:themeColor="text1"/>
              </w:rPr>
            </w:pPr>
            <w:r>
              <w:rPr>
                <w:color w:val="000000" w:themeColor="text1"/>
              </w:rPr>
              <w:t>0.72</w:t>
            </w:r>
          </w:p>
        </w:tc>
        <w:tc>
          <w:tcPr>
            <w:tcW w:w="1985" w:type="dxa"/>
          </w:tcPr>
          <w:p w14:paraId="6D95F838" w14:textId="49F09627" w:rsidR="009D722F" w:rsidRDefault="00B91FA6" w:rsidP="001B415C">
            <w:pPr>
              <w:rPr>
                <w:color w:val="000000" w:themeColor="text1"/>
              </w:rPr>
            </w:pPr>
            <w:r>
              <w:rPr>
                <w:color w:val="000000" w:themeColor="text1"/>
              </w:rPr>
              <w:t>0.38</w:t>
            </w:r>
          </w:p>
        </w:tc>
        <w:tc>
          <w:tcPr>
            <w:tcW w:w="1933" w:type="dxa"/>
          </w:tcPr>
          <w:p w14:paraId="2D606612" w14:textId="5261A5C2" w:rsidR="009D722F" w:rsidRDefault="00B91FA6" w:rsidP="001B415C">
            <w:pPr>
              <w:rPr>
                <w:color w:val="000000" w:themeColor="text1"/>
              </w:rPr>
            </w:pPr>
            <w:r>
              <w:rPr>
                <w:color w:val="000000" w:themeColor="text1"/>
              </w:rPr>
              <w:t>0.72</w:t>
            </w:r>
          </w:p>
        </w:tc>
      </w:tr>
      <w:tr w:rsidR="009D722F" w14:paraId="5042067C" w14:textId="77777777" w:rsidTr="005B0ECD">
        <w:tc>
          <w:tcPr>
            <w:tcW w:w="2972" w:type="dxa"/>
          </w:tcPr>
          <w:p w14:paraId="207C7B78" w14:textId="6284008E" w:rsidR="009D722F" w:rsidRDefault="00D5040B" w:rsidP="001B415C">
            <w:pPr>
              <w:rPr>
                <w:color w:val="000000" w:themeColor="text1"/>
              </w:rPr>
            </w:pPr>
            <w:r>
              <w:rPr>
                <w:color w:val="000000" w:themeColor="text1"/>
              </w:rPr>
              <w:t>L</w:t>
            </w:r>
            <w:r w:rsidR="007A52D5">
              <w:rPr>
                <w:color w:val="000000" w:themeColor="text1"/>
              </w:rPr>
              <w:t>inear</w:t>
            </w:r>
            <w:r w:rsidR="004C3B14">
              <w:rPr>
                <w:color w:val="000000" w:themeColor="text1"/>
              </w:rPr>
              <w:t xml:space="preserve"> </w:t>
            </w:r>
            <w:r>
              <w:rPr>
                <w:color w:val="000000" w:themeColor="text1"/>
              </w:rPr>
              <w:t xml:space="preserve">Regression </w:t>
            </w:r>
          </w:p>
        </w:tc>
        <w:tc>
          <w:tcPr>
            <w:tcW w:w="2126" w:type="dxa"/>
          </w:tcPr>
          <w:p w14:paraId="62997765" w14:textId="03601638" w:rsidR="009D722F" w:rsidRDefault="00281B9B" w:rsidP="001B415C">
            <w:pPr>
              <w:rPr>
                <w:color w:val="000000" w:themeColor="text1"/>
              </w:rPr>
            </w:pPr>
            <w:r>
              <w:rPr>
                <w:color w:val="000000" w:themeColor="text1"/>
              </w:rPr>
              <w:t>0.36</w:t>
            </w:r>
          </w:p>
        </w:tc>
        <w:tc>
          <w:tcPr>
            <w:tcW w:w="1985" w:type="dxa"/>
          </w:tcPr>
          <w:p w14:paraId="34863E80" w14:textId="4D27E60C" w:rsidR="009D722F" w:rsidRDefault="00281B9B" w:rsidP="001B415C">
            <w:pPr>
              <w:rPr>
                <w:color w:val="000000" w:themeColor="text1"/>
              </w:rPr>
            </w:pPr>
            <w:r>
              <w:rPr>
                <w:color w:val="000000" w:themeColor="text1"/>
              </w:rPr>
              <w:t>0.41</w:t>
            </w:r>
          </w:p>
        </w:tc>
        <w:tc>
          <w:tcPr>
            <w:tcW w:w="1933" w:type="dxa"/>
          </w:tcPr>
          <w:p w14:paraId="1D18820E" w14:textId="59D81F5F" w:rsidR="009D722F" w:rsidRDefault="00377922" w:rsidP="001B415C">
            <w:pPr>
              <w:rPr>
                <w:color w:val="000000" w:themeColor="text1"/>
              </w:rPr>
            </w:pPr>
            <w:r>
              <w:rPr>
                <w:color w:val="000000" w:themeColor="text1"/>
              </w:rPr>
              <w:t>0.36</w:t>
            </w:r>
          </w:p>
        </w:tc>
      </w:tr>
      <w:tr w:rsidR="009D722F" w14:paraId="223F52E5" w14:textId="77777777" w:rsidTr="005B0ECD">
        <w:tc>
          <w:tcPr>
            <w:tcW w:w="2972" w:type="dxa"/>
          </w:tcPr>
          <w:p w14:paraId="5555EC27" w14:textId="75F86B2A" w:rsidR="009D722F" w:rsidRDefault="00F13F34" w:rsidP="001B415C">
            <w:pPr>
              <w:rPr>
                <w:color w:val="000000" w:themeColor="text1"/>
              </w:rPr>
            </w:pPr>
            <w:r>
              <w:rPr>
                <w:color w:val="000000" w:themeColor="text1"/>
              </w:rPr>
              <w:t>KNN</w:t>
            </w:r>
          </w:p>
        </w:tc>
        <w:tc>
          <w:tcPr>
            <w:tcW w:w="2126" w:type="dxa"/>
          </w:tcPr>
          <w:p w14:paraId="5C517A4B" w14:textId="53263D40" w:rsidR="009D722F" w:rsidRDefault="00EA1201" w:rsidP="001B415C">
            <w:pPr>
              <w:rPr>
                <w:color w:val="000000" w:themeColor="text1"/>
              </w:rPr>
            </w:pPr>
            <w:r>
              <w:rPr>
                <w:color w:val="000000" w:themeColor="text1"/>
              </w:rPr>
              <w:t>0.</w:t>
            </w:r>
            <w:r w:rsidR="001D65A6">
              <w:rPr>
                <w:color w:val="000000" w:themeColor="text1"/>
              </w:rPr>
              <w:t>35</w:t>
            </w:r>
          </w:p>
        </w:tc>
        <w:tc>
          <w:tcPr>
            <w:tcW w:w="1985" w:type="dxa"/>
          </w:tcPr>
          <w:p w14:paraId="3CCD7F31" w14:textId="4B8CAEEC" w:rsidR="009D722F" w:rsidRDefault="00FA6A2E" w:rsidP="001B415C">
            <w:pPr>
              <w:rPr>
                <w:color w:val="000000" w:themeColor="text1"/>
              </w:rPr>
            </w:pPr>
            <w:r>
              <w:rPr>
                <w:color w:val="000000" w:themeColor="text1"/>
              </w:rPr>
              <w:t>0.42</w:t>
            </w:r>
          </w:p>
        </w:tc>
        <w:tc>
          <w:tcPr>
            <w:tcW w:w="1933" w:type="dxa"/>
          </w:tcPr>
          <w:p w14:paraId="32953C84" w14:textId="434233C5" w:rsidR="009D722F" w:rsidRDefault="00FA6A2E" w:rsidP="001B415C">
            <w:pPr>
              <w:rPr>
                <w:color w:val="000000" w:themeColor="text1"/>
              </w:rPr>
            </w:pPr>
            <w:r w:rsidRPr="00FA6A2E">
              <w:rPr>
                <w:color w:val="000000" w:themeColor="text1"/>
              </w:rPr>
              <w:t>0.51</w:t>
            </w:r>
          </w:p>
        </w:tc>
      </w:tr>
    </w:tbl>
    <w:p w14:paraId="12BB6BE7" w14:textId="77777777" w:rsidR="00D20FC6" w:rsidRDefault="00D20FC6" w:rsidP="001B415C">
      <w:pPr>
        <w:rPr>
          <w:color w:val="000000" w:themeColor="text1"/>
        </w:rPr>
      </w:pPr>
    </w:p>
    <w:p w14:paraId="7F40C58B" w14:textId="06498E14" w:rsidR="00FC4EB0" w:rsidRDefault="008D7CDC">
      <w:pPr>
        <w:rPr>
          <w:color w:val="000000" w:themeColor="text1"/>
        </w:rPr>
      </w:pPr>
      <w:r w:rsidRPr="008D7CDC">
        <w:rPr>
          <w:color w:val="000000" w:themeColor="text1"/>
        </w:rPr>
        <w:t xml:space="preserve">Based on the provided metrics, Random Forest Regression appears to be the best-performing model. It exhibits the highest R-squared value, the lowest Mean Squared Error, and a high </w:t>
      </w:r>
      <w:r w:rsidRPr="008D7CDC">
        <w:rPr>
          <w:color w:val="000000" w:themeColor="text1"/>
        </w:rPr>
        <w:lastRenderedPageBreak/>
        <w:t xml:space="preserve">accuracy, indicating a strong fit to the data. While Linear Regression and KNN offer simpler interpretations, they fall short in terms of predictive accuracy. </w:t>
      </w:r>
      <w:r w:rsidR="00967048">
        <w:rPr>
          <w:color w:val="000000" w:themeColor="text1"/>
        </w:rPr>
        <w:t xml:space="preserve">Other parameters that can be considered when choosing a model </w:t>
      </w:r>
      <w:r w:rsidR="000F48BD">
        <w:rPr>
          <w:color w:val="000000" w:themeColor="text1"/>
        </w:rPr>
        <w:t xml:space="preserve">includes </w:t>
      </w:r>
      <w:r w:rsidRPr="008D7CDC">
        <w:rPr>
          <w:color w:val="000000" w:themeColor="text1"/>
        </w:rPr>
        <w:t>data</w:t>
      </w:r>
      <w:r w:rsidR="0038219A">
        <w:rPr>
          <w:color w:val="000000" w:themeColor="text1"/>
        </w:rPr>
        <w:t xml:space="preserve"> and</w:t>
      </w:r>
      <w:r w:rsidRPr="008D7CDC">
        <w:rPr>
          <w:color w:val="000000" w:themeColor="text1"/>
        </w:rPr>
        <w:t xml:space="preserve"> complexity, computational resources, and the importance of interpretability</w:t>
      </w:r>
      <w:r w:rsidR="00224DA0" w:rsidRPr="005E254E">
        <w:rPr>
          <w:noProof/>
        </w:rPr>
        <w:drawing>
          <wp:anchor distT="0" distB="0" distL="114300" distR="114300" simplePos="0" relativeHeight="251678724" behindDoc="0" locked="0" layoutInCell="1" allowOverlap="1" wp14:anchorId="6468E6DB" wp14:editId="7470DE48">
            <wp:simplePos x="0" y="0"/>
            <wp:positionH relativeFrom="margin">
              <wp:align>left</wp:align>
            </wp:positionH>
            <wp:positionV relativeFrom="paragraph">
              <wp:posOffset>3170422</wp:posOffset>
            </wp:positionV>
            <wp:extent cx="5273497" cy="1775614"/>
            <wp:effectExtent l="0" t="0" r="3810" b="0"/>
            <wp:wrapTopAndBottom/>
            <wp:docPr id="1608836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3609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73497" cy="1775614"/>
                    </a:xfrm>
                    <a:prstGeom prst="rect">
                      <a:avLst/>
                    </a:prstGeom>
                  </pic:spPr>
                </pic:pic>
              </a:graphicData>
            </a:graphic>
          </wp:anchor>
        </w:drawing>
      </w:r>
      <w:r w:rsidR="00224DA0" w:rsidRPr="00D06D5D">
        <w:rPr>
          <w:noProof/>
        </w:rPr>
        <w:drawing>
          <wp:anchor distT="0" distB="0" distL="114300" distR="114300" simplePos="0" relativeHeight="251677700" behindDoc="0" locked="0" layoutInCell="1" allowOverlap="1" wp14:anchorId="611A8C29" wp14:editId="2317FE19">
            <wp:simplePos x="0" y="0"/>
            <wp:positionH relativeFrom="margin">
              <wp:align>left</wp:align>
            </wp:positionH>
            <wp:positionV relativeFrom="paragraph">
              <wp:posOffset>2146634</wp:posOffset>
            </wp:positionV>
            <wp:extent cx="4419599" cy="922421"/>
            <wp:effectExtent l="0" t="0" r="635" b="0"/>
            <wp:wrapTopAndBottom/>
            <wp:docPr id="169210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997"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b="62053"/>
                    <a:stretch/>
                  </pic:blipFill>
                  <pic:spPr bwMode="auto">
                    <a:xfrm>
                      <a:off x="0" y="0"/>
                      <a:ext cx="4419599" cy="922421"/>
                    </a:xfrm>
                    <a:prstGeom prst="rect">
                      <a:avLst/>
                    </a:prstGeom>
                    <a:ln>
                      <a:noFill/>
                    </a:ln>
                    <a:extLst>
                      <a:ext uri="{53640926-AAD7-44D8-BBD7-CCE9431645EC}">
                        <a14:shadowObscured xmlns:a14="http://schemas.microsoft.com/office/drawing/2010/main"/>
                      </a:ext>
                    </a:extLst>
                  </pic:spPr>
                </pic:pic>
              </a:graphicData>
            </a:graphic>
          </wp:anchor>
        </w:drawing>
      </w:r>
      <w:r w:rsidR="00224DA0" w:rsidRPr="004C3B1E">
        <w:rPr>
          <w:noProof/>
        </w:rPr>
        <w:drawing>
          <wp:anchor distT="0" distB="0" distL="114300" distR="114300" simplePos="0" relativeHeight="251676676" behindDoc="0" locked="0" layoutInCell="1" allowOverlap="1" wp14:anchorId="37403DCE" wp14:editId="30384FC7">
            <wp:simplePos x="0" y="0"/>
            <wp:positionH relativeFrom="margin">
              <wp:align>left</wp:align>
            </wp:positionH>
            <wp:positionV relativeFrom="paragraph">
              <wp:posOffset>1203024</wp:posOffset>
            </wp:positionV>
            <wp:extent cx="4892040" cy="815340"/>
            <wp:effectExtent l="0" t="0" r="3810" b="3810"/>
            <wp:wrapTopAndBottom/>
            <wp:docPr id="15420399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907" name="Picture 1" descr="A black background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92040" cy="815340"/>
                    </a:xfrm>
                    <a:prstGeom prst="rect">
                      <a:avLst/>
                    </a:prstGeom>
                  </pic:spPr>
                </pic:pic>
              </a:graphicData>
            </a:graphic>
          </wp:anchor>
        </w:drawing>
      </w:r>
      <w:r w:rsidRPr="008D7CDC">
        <w:rPr>
          <w:color w:val="000000" w:themeColor="text1"/>
        </w:rPr>
        <w:t>.</w:t>
      </w:r>
      <w:r w:rsidR="000F48BD">
        <w:rPr>
          <w:color w:val="000000" w:themeColor="text1"/>
        </w:rPr>
        <w:t xml:space="preserve">  But in the scope of this assig</w:t>
      </w:r>
      <w:r w:rsidR="00F352DA">
        <w:rPr>
          <w:color w:val="000000" w:themeColor="text1"/>
        </w:rPr>
        <w:t>nment, we can safely conclude that the random forest was more robust and accurate.</w:t>
      </w:r>
      <w:r w:rsidRPr="008D7CDC">
        <w:rPr>
          <w:color w:val="000000" w:themeColor="text1"/>
        </w:rPr>
        <w:t xml:space="preserve"> </w:t>
      </w:r>
    </w:p>
    <w:p w14:paraId="7BCB61EE" w14:textId="77777777" w:rsidR="00FC4EB0" w:rsidRDefault="00FC4EB0">
      <w:pPr>
        <w:rPr>
          <w:color w:val="000000" w:themeColor="text1"/>
        </w:rPr>
      </w:pPr>
    </w:p>
    <w:p w14:paraId="10D0411E" w14:textId="77777777" w:rsidR="002B2EA4" w:rsidRDefault="00FC4EB0" w:rsidP="002B2EA4">
      <w:pPr>
        <w:pStyle w:val="Heading1"/>
        <w:rPr>
          <w:b/>
          <w:bCs/>
        </w:rPr>
      </w:pPr>
      <w:r w:rsidRPr="002B2EA4">
        <w:rPr>
          <w:b/>
          <w:bCs/>
        </w:rPr>
        <w:t>Course Conclusion</w:t>
      </w:r>
      <w:r w:rsidR="002B2EA4">
        <w:rPr>
          <w:b/>
          <w:bCs/>
        </w:rPr>
        <w:t xml:space="preserve"> and Reflection.</w:t>
      </w:r>
    </w:p>
    <w:p w14:paraId="66F415C7" w14:textId="1C75F2FF" w:rsidR="000D33AF" w:rsidRPr="002B2EA4" w:rsidRDefault="002B2EA4" w:rsidP="002B2EA4">
      <w:pPr>
        <w:rPr>
          <w:rFonts w:cstheme="majorBidi"/>
        </w:rPr>
      </w:pPr>
      <w:r>
        <w:t>O</w:t>
      </w:r>
      <w:r w:rsidR="001F4021">
        <w:t>ver the course of this course, we have been able to explore a multitude of ways and technics we can us</w:t>
      </w:r>
      <w:r w:rsidR="00CA23E5">
        <w:t>e to infer data from a given data set. W</w:t>
      </w:r>
      <w:r w:rsidR="00215B27">
        <w:t xml:space="preserve">e have been able to manipulate data in a way that gives us information </w:t>
      </w:r>
      <w:r w:rsidR="00D678FE">
        <w:t>and insights on the data. Finally, we were introduce</w:t>
      </w:r>
      <w:r w:rsidR="007F7118">
        <w:t>d</w:t>
      </w:r>
      <w:r w:rsidR="00D678FE">
        <w:t xml:space="preserve"> to the </w:t>
      </w:r>
      <w:r w:rsidR="007F7118">
        <w:t xml:space="preserve">fundamentals of machine learning. </w:t>
      </w:r>
      <w:r w:rsidR="00C42476">
        <w:t xml:space="preserve">We have explored fundamental models, there </w:t>
      </w:r>
      <w:r w:rsidR="002B2770">
        <w:t xml:space="preserve">area of application and their working principles. We have also learned through practice how to benchmark </w:t>
      </w:r>
      <w:r w:rsidR="00D57AB0">
        <w:t>these models, and technics that will render these models more robust and accurate.</w:t>
      </w:r>
      <w:r w:rsidR="009B7237">
        <w:t xml:space="preserve"> </w:t>
      </w:r>
      <w:r w:rsidR="00C0064D">
        <w:t xml:space="preserve">On a personal note, this has given me greater confidence in approaching </w:t>
      </w:r>
      <w:r w:rsidR="00133003">
        <w:t>data exploration, analysis and the application of machine learning.</w:t>
      </w:r>
      <w:r w:rsidR="000D33AF" w:rsidRPr="002B2EA4">
        <w:br w:type="page"/>
      </w:r>
    </w:p>
    <w:p w14:paraId="0916D537" w14:textId="162874AA" w:rsidR="00C77085" w:rsidRPr="00C77085" w:rsidRDefault="00C77085" w:rsidP="00EF6585">
      <w:pPr>
        <w:pStyle w:val="Bibliography"/>
        <w:rPr>
          <w:b/>
          <w:bCs/>
        </w:rPr>
      </w:pPr>
      <w:r w:rsidRPr="00C77085">
        <w:rPr>
          <w:b/>
          <w:bCs/>
        </w:rPr>
        <w:lastRenderedPageBreak/>
        <w:t xml:space="preserve">References </w:t>
      </w:r>
    </w:p>
    <w:p w14:paraId="089A4068" w14:textId="77777777" w:rsidR="006E7165" w:rsidRPr="006E7165" w:rsidRDefault="00F71292" w:rsidP="006E7165">
      <w:pPr>
        <w:pStyle w:val="Bibliography"/>
        <w:rPr>
          <w:rFonts w:cs="Times New Roman"/>
        </w:rPr>
      </w:pPr>
      <w:r>
        <w:rPr>
          <w:rFonts w:asciiTheme="minorHAnsi" w:hAnsiTheme="minorHAnsi"/>
        </w:rPr>
        <w:fldChar w:fldCharType="begin"/>
      </w:r>
      <w:r w:rsidR="005F1B09">
        <w:instrText xml:space="preserve"> ADDIN ZOTERO_BIBL {"uncited":[],"omitted":[],"custom":[]} CSL_BIBLIOGRAPHY </w:instrText>
      </w:r>
      <w:r>
        <w:rPr>
          <w:rFonts w:asciiTheme="minorHAnsi" w:hAnsiTheme="minorHAnsi"/>
        </w:rPr>
        <w:fldChar w:fldCharType="separate"/>
      </w:r>
      <w:r w:rsidR="006E7165" w:rsidRPr="006E7165">
        <w:rPr>
          <w:rFonts w:cs="Times New Roman"/>
        </w:rPr>
        <w:t>[1]</w:t>
      </w:r>
      <w:r w:rsidR="006E7165" w:rsidRPr="006E7165">
        <w:rPr>
          <w:rFonts w:cs="Times New Roman"/>
        </w:rPr>
        <w:tab/>
        <w:t>“pandas documentation — pandas 2.2.2 documentation.” Accessed: Sep. 02, 2024. [Online]. Available: https://pandas.pydata.org/pandas-docs/stable/index.html</w:t>
      </w:r>
    </w:p>
    <w:p w14:paraId="20A59CD1" w14:textId="77777777" w:rsidR="006E7165" w:rsidRPr="006E7165" w:rsidRDefault="006E7165" w:rsidP="006E7165">
      <w:pPr>
        <w:pStyle w:val="Bibliography"/>
        <w:rPr>
          <w:rFonts w:cs="Times New Roman"/>
        </w:rPr>
      </w:pPr>
      <w:r w:rsidRPr="006E7165">
        <w:rPr>
          <w:rFonts w:cs="Times New Roman"/>
        </w:rPr>
        <w:t>[2]</w:t>
      </w:r>
      <w:r w:rsidRPr="006E7165">
        <w:rPr>
          <w:rFonts w:cs="Times New Roman"/>
        </w:rPr>
        <w:tab/>
        <w:t>“NumPy -.” Accessed: Sep. 02, 2024. [Online]. Available: https://numpy.org/</w:t>
      </w:r>
    </w:p>
    <w:p w14:paraId="0C7DB8E6" w14:textId="77777777" w:rsidR="006E7165" w:rsidRPr="006E7165" w:rsidRDefault="006E7165" w:rsidP="006E7165">
      <w:pPr>
        <w:pStyle w:val="Bibliography"/>
        <w:rPr>
          <w:rFonts w:cs="Times New Roman"/>
        </w:rPr>
      </w:pPr>
      <w:r w:rsidRPr="006E7165">
        <w:rPr>
          <w:rFonts w:cs="Times New Roman"/>
        </w:rPr>
        <w:t>[3]</w:t>
      </w:r>
      <w:r w:rsidRPr="006E7165">
        <w:rPr>
          <w:rFonts w:cs="Times New Roman"/>
        </w:rPr>
        <w:tab/>
        <w:t>“Matplotlib documentation — Matplotlib 3.9.2 documentation.” Accessed: Sep. 02, 2024. [Online]. Available: https://matplotlib.org/stable/</w:t>
      </w:r>
    </w:p>
    <w:p w14:paraId="4E2B0128" w14:textId="77777777" w:rsidR="006E7165" w:rsidRPr="006E7165" w:rsidRDefault="006E7165" w:rsidP="006E7165">
      <w:pPr>
        <w:pStyle w:val="Bibliography"/>
        <w:rPr>
          <w:rFonts w:cs="Times New Roman"/>
        </w:rPr>
      </w:pPr>
      <w:r w:rsidRPr="006E7165">
        <w:rPr>
          <w:rFonts w:cs="Times New Roman"/>
        </w:rPr>
        <w:t>[4]</w:t>
      </w:r>
      <w:r w:rsidRPr="006E7165">
        <w:rPr>
          <w:rFonts w:cs="Times New Roman"/>
        </w:rPr>
        <w:tab/>
        <w:t>L. Wiskott, “Lecture Notes on Principal Component Analysis”.</w:t>
      </w:r>
    </w:p>
    <w:p w14:paraId="62D83ECF" w14:textId="77777777" w:rsidR="006E7165" w:rsidRPr="006E7165" w:rsidRDefault="006E7165" w:rsidP="006E7165">
      <w:pPr>
        <w:pStyle w:val="Bibliography"/>
        <w:rPr>
          <w:rFonts w:cs="Times New Roman"/>
        </w:rPr>
      </w:pPr>
      <w:r w:rsidRPr="006E7165">
        <w:rPr>
          <w:rFonts w:cs="Times New Roman"/>
        </w:rPr>
        <w:t>[5]</w:t>
      </w:r>
      <w:r w:rsidRPr="006E7165">
        <w:rPr>
          <w:rFonts w:cs="Times New Roman"/>
        </w:rPr>
        <w:tab/>
        <w:t>“Principal component analysis | Nature Reviews Methods Primers.” Accessed: Nov. 24, 2024. [Online]. Available: https://www.nature.com/articles/s43586-022-00184-w</w:t>
      </w:r>
    </w:p>
    <w:p w14:paraId="1CEE7EE4" w14:textId="77777777" w:rsidR="006E7165" w:rsidRPr="006E7165" w:rsidRDefault="006E7165" w:rsidP="006E7165">
      <w:pPr>
        <w:pStyle w:val="Bibliography"/>
        <w:rPr>
          <w:rFonts w:cs="Times New Roman"/>
        </w:rPr>
      </w:pPr>
      <w:r w:rsidRPr="006E7165">
        <w:rPr>
          <w:rFonts w:cs="Times New Roman"/>
        </w:rPr>
        <w:t>[6]</w:t>
      </w:r>
      <w:r w:rsidRPr="006E7165">
        <w:rPr>
          <w:rFonts w:cs="Times New Roman"/>
        </w:rPr>
        <w:tab/>
        <w:t>“Applications of Principal Component Analysis (PCA),” OpenGenus IQ: Learn Algorithms, DL, System Design. Accessed: Dec. 04, 2024. [Online]. Available: https://iq.opengenus.org/applications-of-pca/</w:t>
      </w:r>
    </w:p>
    <w:p w14:paraId="0486B5B1" w14:textId="77777777" w:rsidR="006E7165" w:rsidRPr="006E7165" w:rsidRDefault="006E7165" w:rsidP="006E7165">
      <w:pPr>
        <w:pStyle w:val="Bibliography"/>
        <w:rPr>
          <w:rFonts w:cs="Times New Roman"/>
        </w:rPr>
      </w:pPr>
      <w:r w:rsidRPr="006E7165">
        <w:rPr>
          <w:rFonts w:cs="Times New Roman"/>
        </w:rPr>
        <w:t>[7]</w:t>
      </w:r>
      <w:r w:rsidRPr="006E7165">
        <w:rPr>
          <w:rFonts w:cs="Times New Roman"/>
        </w:rPr>
        <w:tab/>
        <w:t>“Introduction to Dimensionality Reduction,” GeeksforGeeks. Accessed: Nov. 24, 2024. [Online]. Available: https://www.geeksforgeeks.org/dimensionality-reduction/</w:t>
      </w:r>
    </w:p>
    <w:p w14:paraId="3EF4F801" w14:textId="77777777" w:rsidR="006E7165" w:rsidRPr="006E7165" w:rsidRDefault="006E7165" w:rsidP="006E7165">
      <w:pPr>
        <w:pStyle w:val="Bibliography"/>
        <w:rPr>
          <w:rFonts w:cs="Times New Roman"/>
        </w:rPr>
      </w:pPr>
      <w:r w:rsidRPr="006E7165">
        <w:rPr>
          <w:rFonts w:cs="Times New Roman"/>
        </w:rPr>
        <w:t>[8]</w:t>
      </w:r>
      <w:r w:rsidRPr="006E7165">
        <w:rPr>
          <w:rFonts w:cs="Times New Roman"/>
        </w:rPr>
        <w:tab/>
        <w:t>“What Is Principal Component Analysis (PCA)? | IBM.” Accessed: Nov. 24, 2024. [Online]. Available: https://www.ibm.com/topics/principal-component-analysis</w:t>
      </w:r>
    </w:p>
    <w:p w14:paraId="56DB1AC0" w14:textId="77777777" w:rsidR="006E7165" w:rsidRPr="006E7165" w:rsidRDefault="006E7165" w:rsidP="006E7165">
      <w:pPr>
        <w:pStyle w:val="Bibliography"/>
        <w:rPr>
          <w:rFonts w:cs="Times New Roman"/>
        </w:rPr>
      </w:pPr>
      <w:r w:rsidRPr="006E7165">
        <w:rPr>
          <w:rFonts w:cs="Times New Roman"/>
        </w:rPr>
        <w:t>[9]</w:t>
      </w:r>
      <w:r w:rsidRPr="006E7165">
        <w:rPr>
          <w:rFonts w:cs="Times New Roman"/>
        </w:rPr>
        <w:tab/>
        <w:t>A. Alhallag, “Principal Component Analysis (PCA) — A Step-by-Step Practical Tutorial (w/ Numeric Examples),” Medium. Accessed: Nov. 24, 2024. [Online]. Available: https://medium.com/@aalhallag/principal-component-analysis-pca-a-step-by-step-practical-tutorial-w-numeric-examples-01c7b1412b53</w:t>
      </w:r>
    </w:p>
    <w:p w14:paraId="2E9E102B" w14:textId="77777777" w:rsidR="006E7165" w:rsidRPr="006E7165" w:rsidRDefault="006E7165" w:rsidP="006E7165">
      <w:pPr>
        <w:pStyle w:val="Bibliography"/>
        <w:rPr>
          <w:rFonts w:cs="Times New Roman"/>
        </w:rPr>
      </w:pPr>
      <w:r w:rsidRPr="006E7165">
        <w:rPr>
          <w:rFonts w:cs="Times New Roman"/>
        </w:rPr>
        <w:t>[10]</w:t>
      </w:r>
      <w:r w:rsidRPr="006E7165">
        <w:rPr>
          <w:rFonts w:cs="Times New Roman"/>
        </w:rPr>
        <w:tab/>
        <w:t>“18.650 (F16) Lecture 9: Principal Component Analysis (PCA) | Statistics for Applications | Mathematics,” MIT OpenCourseWare. Accessed: Nov. 28, 2024. [Online]. Available: https://ocw.mit.edu/courses/18-650-statistics-for-applications-fall-2016/resources/mit18_650f16_pca/</w:t>
      </w:r>
    </w:p>
    <w:p w14:paraId="00DF01FD" w14:textId="77777777" w:rsidR="006E7165" w:rsidRPr="006E7165" w:rsidRDefault="006E7165" w:rsidP="006E7165">
      <w:pPr>
        <w:pStyle w:val="Bibliography"/>
        <w:rPr>
          <w:rFonts w:cs="Times New Roman"/>
        </w:rPr>
      </w:pPr>
      <w:r w:rsidRPr="006E7165">
        <w:rPr>
          <w:rFonts w:cs="Times New Roman"/>
        </w:rPr>
        <w:t>[11]</w:t>
      </w:r>
      <w:r w:rsidRPr="006E7165">
        <w:rPr>
          <w:rFonts w:cs="Times New Roman"/>
        </w:rPr>
        <w:tab/>
        <w:t>T. Bock, “What is a Dendrogram?,” Displayr. Accessed: Nov. 30, 2024. [Online]. Available: https://www.displayr.com/what-is-dendrogram/</w:t>
      </w:r>
    </w:p>
    <w:p w14:paraId="065BFB83" w14:textId="77777777" w:rsidR="006E7165" w:rsidRPr="006E7165" w:rsidRDefault="006E7165" w:rsidP="006E7165">
      <w:pPr>
        <w:pStyle w:val="Bibliography"/>
        <w:rPr>
          <w:rFonts w:cs="Times New Roman"/>
        </w:rPr>
      </w:pPr>
      <w:r w:rsidRPr="006E7165">
        <w:rPr>
          <w:rFonts w:cs="Times New Roman"/>
        </w:rPr>
        <w:t>[12]</w:t>
      </w:r>
      <w:r w:rsidRPr="006E7165">
        <w:rPr>
          <w:rFonts w:cs="Times New Roman"/>
        </w:rPr>
        <w:tab/>
        <w:t>“ML | Types of Linkages in Clustering,” GeeksforGeeks. Accessed: Nov. 30, 2024. [Online]. Available: https://www.geeksforgeeks.org/ml-types-of-linkages-in-clustering/</w:t>
      </w:r>
    </w:p>
    <w:p w14:paraId="11CC97B3" w14:textId="77777777" w:rsidR="006E7165" w:rsidRPr="006E7165" w:rsidRDefault="006E7165" w:rsidP="006E7165">
      <w:pPr>
        <w:pStyle w:val="Bibliography"/>
        <w:rPr>
          <w:rFonts w:cs="Times New Roman"/>
        </w:rPr>
      </w:pPr>
      <w:r w:rsidRPr="006E7165">
        <w:rPr>
          <w:rFonts w:cs="Times New Roman"/>
        </w:rPr>
        <w:t>[13]</w:t>
      </w:r>
      <w:r w:rsidRPr="006E7165">
        <w:rPr>
          <w:rFonts w:cs="Times New Roman"/>
        </w:rPr>
        <w:tab/>
        <w:t>“Hierarchical clustering (scipy.cluster.hierarchy) — SciPy v1.14.1 Manual.” Accessed: Nov. 30, 2024. [Online]. Available: https://docs.scipy.org/doc/scipy/reference/cluster.hierarchy.html</w:t>
      </w:r>
    </w:p>
    <w:p w14:paraId="70E47B75" w14:textId="77777777" w:rsidR="006E7165" w:rsidRPr="006E7165" w:rsidRDefault="006E7165" w:rsidP="006E7165">
      <w:pPr>
        <w:pStyle w:val="Bibliography"/>
        <w:rPr>
          <w:rFonts w:cs="Times New Roman"/>
        </w:rPr>
      </w:pPr>
      <w:r w:rsidRPr="006E7165">
        <w:rPr>
          <w:rFonts w:cs="Times New Roman"/>
        </w:rPr>
        <w:t>[14]</w:t>
      </w:r>
      <w:r w:rsidRPr="006E7165">
        <w:rPr>
          <w:rFonts w:cs="Times New Roman"/>
        </w:rPr>
        <w:tab/>
        <w:t>“Who we are,” Merck.com. Accessed: Dec. 01, 2024. [Online]. Available: https://www.merck.com/company-overview/</w:t>
      </w:r>
    </w:p>
    <w:p w14:paraId="086138BD" w14:textId="77777777" w:rsidR="006E7165" w:rsidRPr="006E7165" w:rsidRDefault="006E7165" w:rsidP="006E7165">
      <w:pPr>
        <w:pStyle w:val="Bibliography"/>
        <w:rPr>
          <w:rFonts w:cs="Times New Roman"/>
        </w:rPr>
      </w:pPr>
      <w:r w:rsidRPr="006E7165">
        <w:rPr>
          <w:rFonts w:cs="Times New Roman"/>
        </w:rPr>
        <w:t>[15]</w:t>
      </w:r>
      <w:r w:rsidRPr="006E7165">
        <w:rPr>
          <w:rFonts w:cs="Times New Roman"/>
        </w:rPr>
        <w:tab/>
        <w:t>“Mission &amp; Values.” Accessed: Dec. 01, 2024. [Online]. Available: https://www.unitedhealthgroup.com/uhg/mission-values.html</w:t>
      </w:r>
    </w:p>
    <w:p w14:paraId="14CA72AB" w14:textId="77777777" w:rsidR="006E7165" w:rsidRPr="006E7165" w:rsidRDefault="006E7165" w:rsidP="006E7165">
      <w:pPr>
        <w:pStyle w:val="Bibliography"/>
        <w:rPr>
          <w:rFonts w:cs="Times New Roman"/>
        </w:rPr>
      </w:pPr>
      <w:r w:rsidRPr="006E7165">
        <w:rPr>
          <w:rFonts w:cs="Times New Roman"/>
        </w:rPr>
        <w:t>[16]</w:t>
      </w:r>
      <w:r w:rsidRPr="006E7165">
        <w:rPr>
          <w:rFonts w:cs="Times New Roman"/>
        </w:rPr>
        <w:tab/>
        <w:t>“Files.” Accessed: Dec. 01, 2024. [Online]. Available: https://canvas.cmu.edu/courses/42065/files/folder/Lectures/Week%2012?preview=11993920</w:t>
      </w:r>
    </w:p>
    <w:p w14:paraId="359DD2F4" w14:textId="77777777" w:rsidR="006E7165" w:rsidRPr="006E7165" w:rsidRDefault="006E7165" w:rsidP="006E7165">
      <w:pPr>
        <w:pStyle w:val="Bibliography"/>
        <w:rPr>
          <w:rFonts w:cs="Times New Roman"/>
        </w:rPr>
      </w:pPr>
      <w:r w:rsidRPr="006E7165">
        <w:rPr>
          <w:rFonts w:cs="Times New Roman"/>
        </w:rPr>
        <w:t>[17]</w:t>
      </w:r>
      <w:r w:rsidRPr="006E7165">
        <w:rPr>
          <w:rFonts w:cs="Times New Roman"/>
        </w:rPr>
        <w:tab/>
        <w:t>B. Brown, “Observation uncertainty”.</w:t>
      </w:r>
    </w:p>
    <w:p w14:paraId="02B2A366" w14:textId="77777777" w:rsidR="006E7165" w:rsidRPr="006E7165" w:rsidRDefault="006E7165" w:rsidP="006E7165">
      <w:pPr>
        <w:pStyle w:val="Bibliography"/>
        <w:rPr>
          <w:rFonts w:cs="Times New Roman"/>
        </w:rPr>
      </w:pPr>
      <w:r w:rsidRPr="006E7165">
        <w:rPr>
          <w:rFonts w:cs="Times New Roman"/>
        </w:rPr>
        <w:t>[18]</w:t>
      </w:r>
      <w:r w:rsidRPr="006E7165">
        <w:rPr>
          <w:rFonts w:cs="Times New Roman"/>
        </w:rPr>
        <w:tab/>
        <w:t>“https://library.fiveable.me/key-terms/control-theory/parametric-uncertainty.” Accessed: Dec. 02, 2024. [Online]. Available: https://library.fiveable.me/key-terms/control-theory/parametric-uncertainty</w:t>
      </w:r>
    </w:p>
    <w:p w14:paraId="1A3341D8" w14:textId="77777777" w:rsidR="006E7165" w:rsidRPr="006E7165" w:rsidRDefault="006E7165" w:rsidP="006E7165">
      <w:pPr>
        <w:pStyle w:val="Bibliography"/>
        <w:rPr>
          <w:rFonts w:cs="Times New Roman"/>
        </w:rPr>
      </w:pPr>
      <w:r w:rsidRPr="006E7165">
        <w:rPr>
          <w:rFonts w:cs="Times New Roman"/>
        </w:rPr>
        <w:t>[19]</w:t>
      </w:r>
      <w:r w:rsidRPr="006E7165">
        <w:rPr>
          <w:rFonts w:cs="Times New Roman"/>
        </w:rPr>
        <w:tab/>
        <w:t>“Model Averaging: A Robust Way to Deal with Model Uncertainty | by Osman Mamun | Towards Data Science.” Accessed: Dec. 04, 2024. [Online]. Available: https://towardsdatascience.com/model-averaging-a-robust-way-to-deal-with-model-uncertainty-a604c4ab2050</w:t>
      </w:r>
    </w:p>
    <w:p w14:paraId="3B71C161" w14:textId="77777777" w:rsidR="006E7165" w:rsidRPr="006E7165" w:rsidRDefault="006E7165" w:rsidP="006E7165">
      <w:pPr>
        <w:pStyle w:val="Bibliography"/>
        <w:rPr>
          <w:rFonts w:cs="Times New Roman"/>
        </w:rPr>
      </w:pPr>
      <w:r w:rsidRPr="006E7165">
        <w:rPr>
          <w:rFonts w:cs="Times New Roman"/>
        </w:rPr>
        <w:t>[20]</w:t>
      </w:r>
      <w:r w:rsidRPr="006E7165">
        <w:rPr>
          <w:rFonts w:cs="Times New Roman"/>
        </w:rPr>
        <w:tab/>
        <w:t>“Random Forest Regression in Python,” GeeksforGeeks. Accessed: Dec. 05, 2024. [Online]. Available: https://www.geeksforgeeks.org/random-forest-regression-in-python/</w:t>
      </w:r>
    </w:p>
    <w:p w14:paraId="161482C7" w14:textId="77777777" w:rsidR="006E7165" w:rsidRPr="006E7165" w:rsidRDefault="006E7165" w:rsidP="006E7165">
      <w:pPr>
        <w:pStyle w:val="Bibliography"/>
        <w:rPr>
          <w:rFonts w:cs="Times New Roman"/>
        </w:rPr>
      </w:pPr>
      <w:r w:rsidRPr="006E7165">
        <w:rPr>
          <w:rFonts w:cs="Times New Roman"/>
        </w:rPr>
        <w:t>[21]</w:t>
      </w:r>
      <w:r w:rsidRPr="006E7165">
        <w:rPr>
          <w:rFonts w:cs="Times New Roman"/>
        </w:rPr>
        <w:tab/>
        <w:t>“SPSS Statistics Subscription - Early Access.” Accessed: Dec. 03, 2024. [Online]. Available: https://www.ibm.com/docs/en/spss-statistics/beta?topic=features-roc-analysis</w:t>
      </w:r>
    </w:p>
    <w:p w14:paraId="2BE9CC49" w14:textId="77777777" w:rsidR="006E7165" w:rsidRPr="006E7165" w:rsidRDefault="006E7165" w:rsidP="006E7165">
      <w:pPr>
        <w:pStyle w:val="Bibliography"/>
        <w:rPr>
          <w:rFonts w:cs="Times New Roman"/>
        </w:rPr>
      </w:pPr>
      <w:r w:rsidRPr="006E7165">
        <w:rPr>
          <w:rFonts w:cs="Times New Roman"/>
        </w:rPr>
        <w:lastRenderedPageBreak/>
        <w:t>[22]</w:t>
      </w:r>
      <w:r w:rsidRPr="006E7165">
        <w:rPr>
          <w:rFonts w:cs="Times New Roman"/>
        </w:rPr>
        <w:tab/>
        <w:t>“Decision Tree,” GeeksforGeeks. Accessed: Nov. 16, 2024. [Online]. Available: https://www.geeksforgeeks.org/decision-tree/</w:t>
      </w:r>
    </w:p>
    <w:p w14:paraId="434EC4A4" w14:textId="77777777" w:rsidR="006E7165" w:rsidRPr="006E7165" w:rsidRDefault="006E7165" w:rsidP="006E7165">
      <w:pPr>
        <w:pStyle w:val="Bibliography"/>
        <w:rPr>
          <w:rFonts w:cs="Times New Roman"/>
        </w:rPr>
      </w:pPr>
      <w:r w:rsidRPr="006E7165">
        <w:rPr>
          <w:rFonts w:cs="Times New Roman"/>
        </w:rPr>
        <w:t>[23]</w:t>
      </w:r>
      <w:r w:rsidRPr="006E7165">
        <w:rPr>
          <w:rFonts w:cs="Times New Roman"/>
        </w:rPr>
        <w:tab/>
        <w:t>“Pruning decision trees,” GeeksforGeeks. Accessed: Nov. 19, 2024. [Online]. Available: https://www.geeksforgeeks.org/pruning-decision-trees/</w:t>
      </w:r>
    </w:p>
    <w:p w14:paraId="3FDAA34A" w14:textId="77777777" w:rsidR="006E7165" w:rsidRPr="006E7165" w:rsidRDefault="006E7165" w:rsidP="006E7165">
      <w:pPr>
        <w:pStyle w:val="Bibliography"/>
        <w:rPr>
          <w:rFonts w:cs="Times New Roman"/>
        </w:rPr>
      </w:pPr>
      <w:r w:rsidRPr="006E7165">
        <w:rPr>
          <w:rFonts w:cs="Times New Roman"/>
        </w:rPr>
        <w:t>[24]</w:t>
      </w:r>
      <w:r w:rsidRPr="006E7165">
        <w:rPr>
          <w:rFonts w:cs="Times New Roman"/>
        </w:rPr>
        <w:tab/>
        <w:t>“Building and Implementing Decision Tree Classifiers with Scikit-Learn: A Comprehensive Guide,” GeeksforGeeks. Accessed: Nov. 19, 2024. [Online]. Available: https://www.geeksforgeeks.org/building-and-implementing-decision-tree-classifiers-with-scikit-learn-a-comprehensive-guide/</w:t>
      </w:r>
    </w:p>
    <w:p w14:paraId="41B7344F" w14:textId="77777777" w:rsidR="006E7165" w:rsidRPr="006E7165" w:rsidRDefault="006E7165" w:rsidP="006E7165">
      <w:pPr>
        <w:pStyle w:val="Bibliography"/>
        <w:rPr>
          <w:rFonts w:cs="Times New Roman"/>
        </w:rPr>
      </w:pPr>
      <w:r w:rsidRPr="006E7165">
        <w:rPr>
          <w:rFonts w:cs="Times New Roman"/>
        </w:rPr>
        <w:t>[25]</w:t>
      </w:r>
      <w:r w:rsidRPr="006E7165">
        <w:rPr>
          <w:rFonts w:cs="Times New Roman"/>
        </w:rPr>
        <w:tab/>
        <w:t>“3.1. Cross-validation: evaluating estimator performance,” scikit-learn. Accessed: Nov. 19, 2024. [Online]. Available: https://scikit-learn/stable/modules/cross_validation.html</w:t>
      </w:r>
    </w:p>
    <w:p w14:paraId="2C5EA027" w14:textId="77777777" w:rsidR="006E7165" w:rsidRPr="006E7165" w:rsidRDefault="006E7165" w:rsidP="006E7165">
      <w:pPr>
        <w:pStyle w:val="Bibliography"/>
        <w:rPr>
          <w:rFonts w:cs="Times New Roman"/>
        </w:rPr>
      </w:pPr>
      <w:r w:rsidRPr="006E7165">
        <w:rPr>
          <w:rFonts w:cs="Times New Roman"/>
        </w:rPr>
        <w:t>[26]</w:t>
      </w:r>
      <w:r w:rsidRPr="006E7165">
        <w:rPr>
          <w:rFonts w:cs="Times New Roman"/>
        </w:rPr>
        <w:tab/>
        <w:t>“What is the k-nearest neighbors algorithm? | IBM.” Accessed: Nov. 19, 2024. [Online]. Available: https://www.ibm.com/topics/knn</w:t>
      </w:r>
    </w:p>
    <w:p w14:paraId="4532CFC2" w14:textId="77777777" w:rsidR="006E7165" w:rsidRPr="006E7165" w:rsidRDefault="006E7165" w:rsidP="006E7165">
      <w:pPr>
        <w:pStyle w:val="Bibliography"/>
        <w:rPr>
          <w:rFonts w:cs="Times New Roman"/>
        </w:rPr>
      </w:pPr>
      <w:r w:rsidRPr="006E7165">
        <w:rPr>
          <w:rFonts w:cs="Times New Roman"/>
        </w:rPr>
        <w:t>[27]</w:t>
      </w:r>
      <w:r w:rsidRPr="006E7165">
        <w:rPr>
          <w:rFonts w:cs="Times New Roman"/>
        </w:rPr>
        <w:tab/>
        <w:t>“K-Nearest Neighbor(KNN) Algorithm,” GeeksforGeeks. Accessed: Nov. 19, 2024. [Online]. Available: https://www.geeksforgeeks.org/k-nearest-neighbours/</w:t>
      </w:r>
    </w:p>
    <w:p w14:paraId="49592C47" w14:textId="77777777" w:rsidR="006E7165" w:rsidRPr="006E7165" w:rsidRDefault="006E7165" w:rsidP="006E7165">
      <w:pPr>
        <w:pStyle w:val="Bibliography"/>
        <w:rPr>
          <w:rFonts w:cs="Times New Roman"/>
        </w:rPr>
      </w:pPr>
      <w:r w:rsidRPr="006E7165">
        <w:rPr>
          <w:rFonts w:cs="Times New Roman"/>
        </w:rPr>
        <w:t>[28]</w:t>
      </w:r>
      <w:r w:rsidRPr="006E7165">
        <w:rPr>
          <w:rFonts w:cs="Times New Roman"/>
        </w:rPr>
        <w:tab/>
        <w:t>C. Story, “KNN vs. Linear Regression: How To Choose The Right ML Algorithm,” Medium. Accessed: Nov. 19, 2024. [Online]. Available: https://medium.com/@skytoinds/knn-vs-linear-regression-how-to-choose-the-right-ml-algorithm-4f6bf01a4202</w:t>
      </w:r>
    </w:p>
    <w:p w14:paraId="39D8A991" w14:textId="3BB75369" w:rsidR="00725C4A" w:rsidRPr="00680025" w:rsidRDefault="00F71292" w:rsidP="00752954">
      <w:pPr>
        <w:rPr>
          <w:rFonts w:cs="Times New Roman"/>
        </w:rPr>
      </w:pPr>
      <w:r>
        <w:rPr>
          <w:rFonts w:cs="Times New Roman"/>
        </w:rPr>
        <w:fldChar w:fldCharType="end"/>
      </w:r>
    </w:p>
    <w:p w14:paraId="63918436" w14:textId="77777777" w:rsidR="00752954" w:rsidRPr="00680025" w:rsidRDefault="00752954" w:rsidP="00680025">
      <w:pPr>
        <w:rPr>
          <w:rFonts w:cs="Times New Roman"/>
        </w:rPr>
      </w:pPr>
    </w:p>
    <w:sectPr w:rsidR="00752954" w:rsidRPr="006800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0845F" w14:textId="77777777" w:rsidR="005A0741" w:rsidRDefault="005A0741" w:rsidP="00F42F2F">
      <w:pPr>
        <w:spacing w:after="0" w:line="240" w:lineRule="auto"/>
      </w:pPr>
      <w:r>
        <w:separator/>
      </w:r>
    </w:p>
  </w:endnote>
  <w:endnote w:type="continuationSeparator" w:id="0">
    <w:p w14:paraId="6C88CD22" w14:textId="77777777" w:rsidR="005A0741" w:rsidRDefault="005A0741" w:rsidP="00F42F2F">
      <w:pPr>
        <w:spacing w:after="0" w:line="240" w:lineRule="auto"/>
      </w:pPr>
      <w:r>
        <w:continuationSeparator/>
      </w:r>
    </w:p>
  </w:endnote>
  <w:endnote w:type="continuationNotice" w:id="1">
    <w:p w14:paraId="46049494" w14:textId="77777777" w:rsidR="005A0741" w:rsidRDefault="005A07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D3B68" w14:textId="77777777" w:rsidR="005A0741" w:rsidRDefault="005A0741" w:rsidP="00F42F2F">
      <w:pPr>
        <w:spacing w:after="0" w:line="240" w:lineRule="auto"/>
      </w:pPr>
      <w:r>
        <w:separator/>
      </w:r>
    </w:p>
  </w:footnote>
  <w:footnote w:type="continuationSeparator" w:id="0">
    <w:p w14:paraId="40100E39" w14:textId="77777777" w:rsidR="005A0741" w:rsidRDefault="005A0741" w:rsidP="00F42F2F">
      <w:pPr>
        <w:spacing w:after="0" w:line="240" w:lineRule="auto"/>
      </w:pPr>
      <w:r>
        <w:continuationSeparator/>
      </w:r>
    </w:p>
  </w:footnote>
  <w:footnote w:type="continuationNotice" w:id="1">
    <w:p w14:paraId="3706862A" w14:textId="77777777" w:rsidR="005A0741" w:rsidRDefault="005A07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11DA2"/>
    <w:multiLevelType w:val="hybridMultilevel"/>
    <w:tmpl w:val="2506E02A"/>
    <w:lvl w:ilvl="0" w:tplc="5E50910A">
      <w:start w:val="1"/>
      <w:numFmt w:val="decimal"/>
      <w:pStyle w:val="Heading2"/>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427149"/>
    <w:multiLevelType w:val="hybridMultilevel"/>
    <w:tmpl w:val="223EEAA2"/>
    <w:lvl w:ilvl="0" w:tplc="4E405E7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A823BE"/>
    <w:multiLevelType w:val="hybridMultilevel"/>
    <w:tmpl w:val="48647E8A"/>
    <w:lvl w:ilvl="0" w:tplc="4AC8721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D05A33"/>
    <w:multiLevelType w:val="hybridMultilevel"/>
    <w:tmpl w:val="ED100858"/>
    <w:lvl w:ilvl="0" w:tplc="44AA97A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C792BAC"/>
    <w:multiLevelType w:val="hybridMultilevel"/>
    <w:tmpl w:val="7F1AA8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CE17A8"/>
    <w:multiLevelType w:val="hybridMultilevel"/>
    <w:tmpl w:val="8AC2CFC4"/>
    <w:lvl w:ilvl="0" w:tplc="1E02B97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5F2317"/>
    <w:multiLevelType w:val="hybridMultilevel"/>
    <w:tmpl w:val="26E442A0"/>
    <w:lvl w:ilvl="0" w:tplc="669E1A9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1A653E9"/>
    <w:multiLevelType w:val="hybridMultilevel"/>
    <w:tmpl w:val="76E80DDC"/>
    <w:lvl w:ilvl="0" w:tplc="5A307E3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3816229"/>
    <w:multiLevelType w:val="hybridMultilevel"/>
    <w:tmpl w:val="2DC68A10"/>
    <w:lvl w:ilvl="0" w:tplc="C49E932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61E2621"/>
    <w:multiLevelType w:val="hybridMultilevel"/>
    <w:tmpl w:val="D9ECF432"/>
    <w:lvl w:ilvl="0" w:tplc="372C0456">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2005B2"/>
    <w:multiLevelType w:val="hybridMultilevel"/>
    <w:tmpl w:val="2A58F3E6"/>
    <w:lvl w:ilvl="0" w:tplc="B7EECB3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1D6465B"/>
    <w:multiLevelType w:val="hybridMultilevel"/>
    <w:tmpl w:val="431C0B96"/>
    <w:lvl w:ilvl="0" w:tplc="F1226EC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443284"/>
    <w:multiLevelType w:val="hybridMultilevel"/>
    <w:tmpl w:val="FEA0CA5E"/>
    <w:lvl w:ilvl="0" w:tplc="4F805CA8">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6BF2981"/>
    <w:multiLevelType w:val="hybridMultilevel"/>
    <w:tmpl w:val="B49669D8"/>
    <w:lvl w:ilvl="0" w:tplc="CF323DC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D7521C2"/>
    <w:multiLevelType w:val="hybridMultilevel"/>
    <w:tmpl w:val="E698109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E361373"/>
    <w:multiLevelType w:val="multilevel"/>
    <w:tmpl w:val="D05294C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ED2E2E"/>
    <w:multiLevelType w:val="hybridMultilevel"/>
    <w:tmpl w:val="7A1274DA"/>
    <w:lvl w:ilvl="0" w:tplc="6F9C49AA">
      <w:start w:val="1"/>
      <w:numFmt w:val="lowerRoman"/>
      <w:lvlText w:val="%1)"/>
      <w:lvlJc w:val="left"/>
      <w:pPr>
        <w:ind w:left="1080" w:hanging="720"/>
      </w:pPr>
      <w:rPr>
        <w:rFonts w:ascii="Times New Roman" w:eastAsiaTheme="minorHAnsi" w:hAnsi="Times New Roman"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E8D775D"/>
    <w:multiLevelType w:val="hybridMultilevel"/>
    <w:tmpl w:val="A6D249AE"/>
    <w:lvl w:ilvl="0" w:tplc="ED90377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B13C27"/>
    <w:multiLevelType w:val="hybridMultilevel"/>
    <w:tmpl w:val="360CE2AE"/>
    <w:lvl w:ilvl="0" w:tplc="2ADA684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EDE0D1B"/>
    <w:multiLevelType w:val="multilevel"/>
    <w:tmpl w:val="EF3699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D80DC5"/>
    <w:multiLevelType w:val="hybridMultilevel"/>
    <w:tmpl w:val="1BD8B132"/>
    <w:lvl w:ilvl="0" w:tplc="6E901E76">
      <w:start w:val="1"/>
      <w:numFmt w:val="lowerRoman"/>
      <w:lvlText w:val="%1)"/>
      <w:lvlJc w:val="left"/>
      <w:pPr>
        <w:ind w:left="1080" w:hanging="72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6446C71"/>
    <w:multiLevelType w:val="hybridMultilevel"/>
    <w:tmpl w:val="62A0ED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6660452"/>
    <w:multiLevelType w:val="hybridMultilevel"/>
    <w:tmpl w:val="2468230A"/>
    <w:lvl w:ilvl="0" w:tplc="0C149CD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67258B6"/>
    <w:multiLevelType w:val="hybridMultilevel"/>
    <w:tmpl w:val="13A60664"/>
    <w:lvl w:ilvl="0" w:tplc="CEDEA17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6B7262B"/>
    <w:multiLevelType w:val="hybridMultilevel"/>
    <w:tmpl w:val="4EF20662"/>
    <w:lvl w:ilvl="0" w:tplc="4532142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BF52EDA"/>
    <w:multiLevelType w:val="hybridMultilevel"/>
    <w:tmpl w:val="5D002CDE"/>
    <w:lvl w:ilvl="0" w:tplc="AF8AF24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C9064DB"/>
    <w:multiLevelType w:val="hybridMultilevel"/>
    <w:tmpl w:val="ED1AAD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4626F1F"/>
    <w:multiLevelType w:val="hybridMultilevel"/>
    <w:tmpl w:val="AAFAB51C"/>
    <w:lvl w:ilvl="0" w:tplc="D548EA0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0E4542E"/>
    <w:multiLevelType w:val="hybridMultilevel"/>
    <w:tmpl w:val="A296BC24"/>
    <w:lvl w:ilvl="0" w:tplc="6B5E8304">
      <w:start w:val="1"/>
      <w:numFmt w:val="lowerRoman"/>
      <w:lvlText w:val="%1)"/>
      <w:lvlJc w:val="left"/>
      <w:pPr>
        <w:ind w:left="1080" w:hanging="72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1EE7B45"/>
    <w:multiLevelType w:val="hybridMultilevel"/>
    <w:tmpl w:val="E9C0F356"/>
    <w:lvl w:ilvl="0" w:tplc="5AC6FB8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D075216"/>
    <w:multiLevelType w:val="hybridMultilevel"/>
    <w:tmpl w:val="2CD07AF8"/>
    <w:lvl w:ilvl="0" w:tplc="7988F10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32202632">
    <w:abstractNumId w:val="5"/>
  </w:num>
  <w:num w:numId="2" w16cid:durableId="1571186279">
    <w:abstractNumId w:val="19"/>
  </w:num>
  <w:num w:numId="3" w16cid:durableId="1710227943">
    <w:abstractNumId w:val="28"/>
  </w:num>
  <w:num w:numId="4" w16cid:durableId="627979992">
    <w:abstractNumId w:val="20"/>
  </w:num>
  <w:num w:numId="5" w16cid:durableId="1988126699">
    <w:abstractNumId w:val="15"/>
  </w:num>
  <w:num w:numId="6" w16cid:durableId="816217443">
    <w:abstractNumId w:val="24"/>
  </w:num>
  <w:num w:numId="7" w16cid:durableId="1488209667">
    <w:abstractNumId w:val="14"/>
  </w:num>
  <w:num w:numId="8" w16cid:durableId="330911997">
    <w:abstractNumId w:val="6"/>
  </w:num>
  <w:num w:numId="9" w16cid:durableId="1758401873">
    <w:abstractNumId w:val="0"/>
  </w:num>
  <w:num w:numId="10" w16cid:durableId="1944848181">
    <w:abstractNumId w:val="12"/>
  </w:num>
  <w:num w:numId="11" w16cid:durableId="168254492">
    <w:abstractNumId w:val="11"/>
  </w:num>
  <w:num w:numId="12" w16cid:durableId="1161854466">
    <w:abstractNumId w:val="0"/>
    <w:lvlOverride w:ilvl="0">
      <w:startOverride w:val="1"/>
    </w:lvlOverride>
  </w:num>
  <w:num w:numId="13" w16cid:durableId="179585945">
    <w:abstractNumId w:val="16"/>
  </w:num>
  <w:num w:numId="14" w16cid:durableId="1442871366">
    <w:abstractNumId w:val="13"/>
  </w:num>
  <w:num w:numId="15" w16cid:durableId="1517960439">
    <w:abstractNumId w:val="3"/>
  </w:num>
  <w:num w:numId="16" w16cid:durableId="1721395691">
    <w:abstractNumId w:val="1"/>
  </w:num>
  <w:num w:numId="17" w16cid:durableId="639114009">
    <w:abstractNumId w:val="4"/>
  </w:num>
  <w:num w:numId="18" w16cid:durableId="719592401">
    <w:abstractNumId w:val="27"/>
  </w:num>
  <w:num w:numId="19" w16cid:durableId="101730889">
    <w:abstractNumId w:val="22"/>
  </w:num>
  <w:num w:numId="20" w16cid:durableId="1793279833">
    <w:abstractNumId w:val="17"/>
  </w:num>
  <w:num w:numId="21" w16cid:durableId="129716992">
    <w:abstractNumId w:val="10"/>
  </w:num>
  <w:num w:numId="22" w16cid:durableId="129400164">
    <w:abstractNumId w:val="7"/>
  </w:num>
  <w:num w:numId="23" w16cid:durableId="583535547">
    <w:abstractNumId w:val="21"/>
  </w:num>
  <w:num w:numId="24" w16cid:durableId="1369064667">
    <w:abstractNumId w:val="30"/>
  </w:num>
  <w:num w:numId="25" w16cid:durableId="1500198282">
    <w:abstractNumId w:val="2"/>
  </w:num>
  <w:num w:numId="26" w16cid:durableId="1434474897">
    <w:abstractNumId w:val="23"/>
  </w:num>
  <w:num w:numId="27" w16cid:durableId="1263999114">
    <w:abstractNumId w:val="29"/>
  </w:num>
  <w:num w:numId="28" w16cid:durableId="248464337">
    <w:abstractNumId w:val="26"/>
  </w:num>
  <w:num w:numId="29" w16cid:durableId="737165458">
    <w:abstractNumId w:val="8"/>
  </w:num>
  <w:num w:numId="30" w16cid:durableId="1495416916">
    <w:abstractNumId w:val="9"/>
  </w:num>
  <w:num w:numId="31" w16cid:durableId="1425757917">
    <w:abstractNumId w:val="18"/>
  </w:num>
  <w:num w:numId="32" w16cid:durableId="423115805">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16C"/>
    <w:rsid w:val="0000074D"/>
    <w:rsid w:val="00001049"/>
    <w:rsid w:val="0000142C"/>
    <w:rsid w:val="00001F42"/>
    <w:rsid w:val="00003631"/>
    <w:rsid w:val="00004707"/>
    <w:rsid w:val="00004E6E"/>
    <w:rsid w:val="00005327"/>
    <w:rsid w:val="00005D63"/>
    <w:rsid w:val="000074EF"/>
    <w:rsid w:val="00011471"/>
    <w:rsid w:val="00011656"/>
    <w:rsid w:val="00011706"/>
    <w:rsid w:val="00011A1B"/>
    <w:rsid w:val="00011A1E"/>
    <w:rsid w:val="000127C1"/>
    <w:rsid w:val="00012948"/>
    <w:rsid w:val="000162BE"/>
    <w:rsid w:val="00016B3D"/>
    <w:rsid w:val="00016E0A"/>
    <w:rsid w:val="00017108"/>
    <w:rsid w:val="0001752A"/>
    <w:rsid w:val="00017DFE"/>
    <w:rsid w:val="00020556"/>
    <w:rsid w:val="000215DC"/>
    <w:rsid w:val="00021997"/>
    <w:rsid w:val="000220D6"/>
    <w:rsid w:val="00023401"/>
    <w:rsid w:val="00023915"/>
    <w:rsid w:val="00024536"/>
    <w:rsid w:val="00025459"/>
    <w:rsid w:val="000258BB"/>
    <w:rsid w:val="000261C5"/>
    <w:rsid w:val="00026869"/>
    <w:rsid w:val="00026E6D"/>
    <w:rsid w:val="0002703A"/>
    <w:rsid w:val="00030605"/>
    <w:rsid w:val="00030701"/>
    <w:rsid w:val="000324C6"/>
    <w:rsid w:val="000345D3"/>
    <w:rsid w:val="000348EB"/>
    <w:rsid w:val="00034BF5"/>
    <w:rsid w:val="00034F5F"/>
    <w:rsid w:val="00034FEF"/>
    <w:rsid w:val="00035F6F"/>
    <w:rsid w:val="000365DC"/>
    <w:rsid w:val="00037412"/>
    <w:rsid w:val="00040B8A"/>
    <w:rsid w:val="00041452"/>
    <w:rsid w:val="00041EA7"/>
    <w:rsid w:val="00042541"/>
    <w:rsid w:val="00043AA4"/>
    <w:rsid w:val="00043AAC"/>
    <w:rsid w:val="00044FCB"/>
    <w:rsid w:val="00045F64"/>
    <w:rsid w:val="00046288"/>
    <w:rsid w:val="000466DE"/>
    <w:rsid w:val="00046DDD"/>
    <w:rsid w:val="000475D3"/>
    <w:rsid w:val="00050693"/>
    <w:rsid w:val="000506A5"/>
    <w:rsid w:val="00050867"/>
    <w:rsid w:val="000511B9"/>
    <w:rsid w:val="000518FF"/>
    <w:rsid w:val="00052325"/>
    <w:rsid w:val="00052655"/>
    <w:rsid w:val="00052AAE"/>
    <w:rsid w:val="00052B4B"/>
    <w:rsid w:val="0005316C"/>
    <w:rsid w:val="000531E1"/>
    <w:rsid w:val="000533EA"/>
    <w:rsid w:val="00053C84"/>
    <w:rsid w:val="00055997"/>
    <w:rsid w:val="00055DF7"/>
    <w:rsid w:val="0005602C"/>
    <w:rsid w:val="00056223"/>
    <w:rsid w:val="0005656F"/>
    <w:rsid w:val="000566DA"/>
    <w:rsid w:val="00056B80"/>
    <w:rsid w:val="000571BF"/>
    <w:rsid w:val="000579F4"/>
    <w:rsid w:val="00057E41"/>
    <w:rsid w:val="00057F22"/>
    <w:rsid w:val="00060168"/>
    <w:rsid w:val="00061CBB"/>
    <w:rsid w:val="00061F93"/>
    <w:rsid w:val="000627E2"/>
    <w:rsid w:val="00062A64"/>
    <w:rsid w:val="0006422D"/>
    <w:rsid w:val="00064731"/>
    <w:rsid w:val="00064DFC"/>
    <w:rsid w:val="00065193"/>
    <w:rsid w:val="00065CA3"/>
    <w:rsid w:val="000661EB"/>
    <w:rsid w:val="000664AF"/>
    <w:rsid w:val="00067217"/>
    <w:rsid w:val="000710E7"/>
    <w:rsid w:val="000714C9"/>
    <w:rsid w:val="00071C87"/>
    <w:rsid w:val="0007459B"/>
    <w:rsid w:val="00074752"/>
    <w:rsid w:val="00074A07"/>
    <w:rsid w:val="00074A88"/>
    <w:rsid w:val="00075AB4"/>
    <w:rsid w:val="00075C75"/>
    <w:rsid w:val="00077737"/>
    <w:rsid w:val="000806A3"/>
    <w:rsid w:val="00080840"/>
    <w:rsid w:val="00081B30"/>
    <w:rsid w:val="00081B7A"/>
    <w:rsid w:val="00082805"/>
    <w:rsid w:val="00082D9B"/>
    <w:rsid w:val="0008428D"/>
    <w:rsid w:val="00084FE1"/>
    <w:rsid w:val="00085D08"/>
    <w:rsid w:val="0008651F"/>
    <w:rsid w:val="00086776"/>
    <w:rsid w:val="00086E2E"/>
    <w:rsid w:val="00087F16"/>
    <w:rsid w:val="00090DEB"/>
    <w:rsid w:val="00091AD2"/>
    <w:rsid w:val="000940CA"/>
    <w:rsid w:val="000951DF"/>
    <w:rsid w:val="00097617"/>
    <w:rsid w:val="000A02E9"/>
    <w:rsid w:val="000A05F4"/>
    <w:rsid w:val="000A06B2"/>
    <w:rsid w:val="000A1428"/>
    <w:rsid w:val="000A333E"/>
    <w:rsid w:val="000A3D00"/>
    <w:rsid w:val="000A43A6"/>
    <w:rsid w:val="000A564D"/>
    <w:rsid w:val="000A69DC"/>
    <w:rsid w:val="000A7C02"/>
    <w:rsid w:val="000A7F9B"/>
    <w:rsid w:val="000B0031"/>
    <w:rsid w:val="000B008E"/>
    <w:rsid w:val="000B0533"/>
    <w:rsid w:val="000B45B6"/>
    <w:rsid w:val="000B4786"/>
    <w:rsid w:val="000B4C2D"/>
    <w:rsid w:val="000B5AE8"/>
    <w:rsid w:val="000B5BB6"/>
    <w:rsid w:val="000B64A3"/>
    <w:rsid w:val="000B7759"/>
    <w:rsid w:val="000B7BC8"/>
    <w:rsid w:val="000B7C74"/>
    <w:rsid w:val="000C06CE"/>
    <w:rsid w:val="000C1FEE"/>
    <w:rsid w:val="000C26C9"/>
    <w:rsid w:val="000C2AA0"/>
    <w:rsid w:val="000C300B"/>
    <w:rsid w:val="000C31FC"/>
    <w:rsid w:val="000C3775"/>
    <w:rsid w:val="000C3FAE"/>
    <w:rsid w:val="000C5E34"/>
    <w:rsid w:val="000C5F7C"/>
    <w:rsid w:val="000C6325"/>
    <w:rsid w:val="000C6E59"/>
    <w:rsid w:val="000C743F"/>
    <w:rsid w:val="000C79AE"/>
    <w:rsid w:val="000D0962"/>
    <w:rsid w:val="000D1563"/>
    <w:rsid w:val="000D1E11"/>
    <w:rsid w:val="000D33AF"/>
    <w:rsid w:val="000D3E3E"/>
    <w:rsid w:val="000D3FA7"/>
    <w:rsid w:val="000D5A53"/>
    <w:rsid w:val="000D696D"/>
    <w:rsid w:val="000D7763"/>
    <w:rsid w:val="000D79A0"/>
    <w:rsid w:val="000E0567"/>
    <w:rsid w:val="000E074D"/>
    <w:rsid w:val="000E2CC7"/>
    <w:rsid w:val="000E3473"/>
    <w:rsid w:val="000E3882"/>
    <w:rsid w:val="000E3CA7"/>
    <w:rsid w:val="000E4DBC"/>
    <w:rsid w:val="000E4FFB"/>
    <w:rsid w:val="000E5094"/>
    <w:rsid w:val="000E5222"/>
    <w:rsid w:val="000E526A"/>
    <w:rsid w:val="000E53B6"/>
    <w:rsid w:val="000E5C63"/>
    <w:rsid w:val="000E5CCE"/>
    <w:rsid w:val="000E771C"/>
    <w:rsid w:val="000F0100"/>
    <w:rsid w:val="000F05D3"/>
    <w:rsid w:val="000F1FF3"/>
    <w:rsid w:val="000F2FFD"/>
    <w:rsid w:val="000F48BD"/>
    <w:rsid w:val="000F4D65"/>
    <w:rsid w:val="000F5A59"/>
    <w:rsid w:val="000F647B"/>
    <w:rsid w:val="000F6681"/>
    <w:rsid w:val="000F6E67"/>
    <w:rsid w:val="000F77AF"/>
    <w:rsid w:val="000F7D60"/>
    <w:rsid w:val="00100B6F"/>
    <w:rsid w:val="00100F0F"/>
    <w:rsid w:val="001011F3"/>
    <w:rsid w:val="00101CF1"/>
    <w:rsid w:val="00101E9D"/>
    <w:rsid w:val="00102CDA"/>
    <w:rsid w:val="00103526"/>
    <w:rsid w:val="00104386"/>
    <w:rsid w:val="00104654"/>
    <w:rsid w:val="00104D71"/>
    <w:rsid w:val="00105567"/>
    <w:rsid w:val="001061ED"/>
    <w:rsid w:val="0010711B"/>
    <w:rsid w:val="00107545"/>
    <w:rsid w:val="00107C5F"/>
    <w:rsid w:val="00107D04"/>
    <w:rsid w:val="00111A08"/>
    <w:rsid w:val="0011236C"/>
    <w:rsid w:val="00113088"/>
    <w:rsid w:val="0011362D"/>
    <w:rsid w:val="00114DBA"/>
    <w:rsid w:val="00115274"/>
    <w:rsid w:val="001159CB"/>
    <w:rsid w:val="00115C6E"/>
    <w:rsid w:val="00115DF9"/>
    <w:rsid w:val="00120A3B"/>
    <w:rsid w:val="00120CA9"/>
    <w:rsid w:val="00122122"/>
    <w:rsid w:val="0012415F"/>
    <w:rsid w:val="001242D8"/>
    <w:rsid w:val="00124CDE"/>
    <w:rsid w:val="001250C9"/>
    <w:rsid w:val="001252D5"/>
    <w:rsid w:val="001259C2"/>
    <w:rsid w:val="00125CAD"/>
    <w:rsid w:val="00126729"/>
    <w:rsid w:val="00126FC0"/>
    <w:rsid w:val="001275A6"/>
    <w:rsid w:val="0013068C"/>
    <w:rsid w:val="00130A08"/>
    <w:rsid w:val="00131559"/>
    <w:rsid w:val="001318DA"/>
    <w:rsid w:val="00133003"/>
    <w:rsid w:val="00134305"/>
    <w:rsid w:val="0013588D"/>
    <w:rsid w:val="001360A0"/>
    <w:rsid w:val="001363CA"/>
    <w:rsid w:val="00137E3C"/>
    <w:rsid w:val="00140F8E"/>
    <w:rsid w:val="0014185C"/>
    <w:rsid w:val="001420DB"/>
    <w:rsid w:val="0014415C"/>
    <w:rsid w:val="0014483D"/>
    <w:rsid w:val="00145063"/>
    <w:rsid w:val="00145508"/>
    <w:rsid w:val="001465FC"/>
    <w:rsid w:val="00146624"/>
    <w:rsid w:val="0014780E"/>
    <w:rsid w:val="0015096A"/>
    <w:rsid w:val="00150E43"/>
    <w:rsid w:val="00150E5A"/>
    <w:rsid w:val="00151874"/>
    <w:rsid w:val="001523B8"/>
    <w:rsid w:val="00153463"/>
    <w:rsid w:val="00153875"/>
    <w:rsid w:val="00153DE8"/>
    <w:rsid w:val="00154051"/>
    <w:rsid w:val="001542BC"/>
    <w:rsid w:val="001551CE"/>
    <w:rsid w:val="00155E1C"/>
    <w:rsid w:val="001566EB"/>
    <w:rsid w:val="00156DAD"/>
    <w:rsid w:val="00157659"/>
    <w:rsid w:val="001576F0"/>
    <w:rsid w:val="00160F49"/>
    <w:rsid w:val="001619CE"/>
    <w:rsid w:val="001620AC"/>
    <w:rsid w:val="00164E76"/>
    <w:rsid w:val="00166127"/>
    <w:rsid w:val="0016636F"/>
    <w:rsid w:val="001668C8"/>
    <w:rsid w:val="0016791F"/>
    <w:rsid w:val="00170026"/>
    <w:rsid w:val="00170A03"/>
    <w:rsid w:val="00170BD0"/>
    <w:rsid w:val="00171F02"/>
    <w:rsid w:val="00174112"/>
    <w:rsid w:val="001741DC"/>
    <w:rsid w:val="00176318"/>
    <w:rsid w:val="00176CED"/>
    <w:rsid w:val="001775BD"/>
    <w:rsid w:val="00177BDE"/>
    <w:rsid w:val="001801CB"/>
    <w:rsid w:val="001802E0"/>
    <w:rsid w:val="00180B71"/>
    <w:rsid w:val="00181349"/>
    <w:rsid w:val="00185A91"/>
    <w:rsid w:val="00186063"/>
    <w:rsid w:val="00186BEC"/>
    <w:rsid w:val="00186BF6"/>
    <w:rsid w:val="00190288"/>
    <w:rsid w:val="00190F32"/>
    <w:rsid w:val="001934FA"/>
    <w:rsid w:val="00193BBD"/>
    <w:rsid w:val="001943EC"/>
    <w:rsid w:val="00196A9C"/>
    <w:rsid w:val="00197820"/>
    <w:rsid w:val="00197944"/>
    <w:rsid w:val="00197B5F"/>
    <w:rsid w:val="00197C1F"/>
    <w:rsid w:val="001A01A5"/>
    <w:rsid w:val="001A04FD"/>
    <w:rsid w:val="001A0614"/>
    <w:rsid w:val="001A10D9"/>
    <w:rsid w:val="001A22AC"/>
    <w:rsid w:val="001A2374"/>
    <w:rsid w:val="001A2906"/>
    <w:rsid w:val="001A2C91"/>
    <w:rsid w:val="001A353F"/>
    <w:rsid w:val="001A4A32"/>
    <w:rsid w:val="001A6323"/>
    <w:rsid w:val="001B0353"/>
    <w:rsid w:val="001B1357"/>
    <w:rsid w:val="001B1A98"/>
    <w:rsid w:val="001B1BB1"/>
    <w:rsid w:val="001B1E2D"/>
    <w:rsid w:val="001B2149"/>
    <w:rsid w:val="001B26F0"/>
    <w:rsid w:val="001B3ACD"/>
    <w:rsid w:val="001B415C"/>
    <w:rsid w:val="001B46EA"/>
    <w:rsid w:val="001B5159"/>
    <w:rsid w:val="001B5DD2"/>
    <w:rsid w:val="001B6A17"/>
    <w:rsid w:val="001B7E44"/>
    <w:rsid w:val="001C08A5"/>
    <w:rsid w:val="001C0CAE"/>
    <w:rsid w:val="001C0F9F"/>
    <w:rsid w:val="001C113E"/>
    <w:rsid w:val="001C12BF"/>
    <w:rsid w:val="001C20DC"/>
    <w:rsid w:val="001C325D"/>
    <w:rsid w:val="001C3F6B"/>
    <w:rsid w:val="001C4E84"/>
    <w:rsid w:val="001C4F4B"/>
    <w:rsid w:val="001C52B3"/>
    <w:rsid w:val="001C6308"/>
    <w:rsid w:val="001C63BF"/>
    <w:rsid w:val="001C6A97"/>
    <w:rsid w:val="001C6CAE"/>
    <w:rsid w:val="001C7115"/>
    <w:rsid w:val="001C75AF"/>
    <w:rsid w:val="001C7C4E"/>
    <w:rsid w:val="001C7D45"/>
    <w:rsid w:val="001C7E12"/>
    <w:rsid w:val="001D0896"/>
    <w:rsid w:val="001D0A06"/>
    <w:rsid w:val="001D0AFA"/>
    <w:rsid w:val="001D1123"/>
    <w:rsid w:val="001D325E"/>
    <w:rsid w:val="001D3C37"/>
    <w:rsid w:val="001D534D"/>
    <w:rsid w:val="001D5903"/>
    <w:rsid w:val="001D6266"/>
    <w:rsid w:val="001D65A6"/>
    <w:rsid w:val="001D6BC9"/>
    <w:rsid w:val="001D7F65"/>
    <w:rsid w:val="001E097E"/>
    <w:rsid w:val="001E0D06"/>
    <w:rsid w:val="001E296D"/>
    <w:rsid w:val="001E2B7D"/>
    <w:rsid w:val="001E41B0"/>
    <w:rsid w:val="001E561E"/>
    <w:rsid w:val="001E5B4C"/>
    <w:rsid w:val="001E5EA3"/>
    <w:rsid w:val="001E5EB5"/>
    <w:rsid w:val="001E6140"/>
    <w:rsid w:val="001E6210"/>
    <w:rsid w:val="001E6B69"/>
    <w:rsid w:val="001E7CF0"/>
    <w:rsid w:val="001F06C0"/>
    <w:rsid w:val="001F152E"/>
    <w:rsid w:val="001F3104"/>
    <w:rsid w:val="001F3572"/>
    <w:rsid w:val="001F3EAB"/>
    <w:rsid w:val="001F4021"/>
    <w:rsid w:val="001F40FF"/>
    <w:rsid w:val="001F500B"/>
    <w:rsid w:val="001F51A8"/>
    <w:rsid w:val="001F5802"/>
    <w:rsid w:val="001F589C"/>
    <w:rsid w:val="001F5B88"/>
    <w:rsid w:val="001F66A3"/>
    <w:rsid w:val="001F67CC"/>
    <w:rsid w:val="001F6DF5"/>
    <w:rsid w:val="001F72B7"/>
    <w:rsid w:val="002004A2"/>
    <w:rsid w:val="00200E5E"/>
    <w:rsid w:val="002015A6"/>
    <w:rsid w:val="00201E02"/>
    <w:rsid w:val="00202163"/>
    <w:rsid w:val="00204401"/>
    <w:rsid w:val="00205B6D"/>
    <w:rsid w:val="0020670B"/>
    <w:rsid w:val="00206E40"/>
    <w:rsid w:val="00207412"/>
    <w:rsid w:val="00207D7F"/>
    <w:rsid w:val="00211320"/>
    <w:rsid w:val="00212607"/>
    <w:rsid w:val="0021315A"/>
    <w:rsid w:val="00213A45"/>
    <w:rsid w:val="00213E27"/>
    <w:rsid w:val="00215B27"/>
    <w:rsid w:val="00215DFB"/>
    <w:rsid w:val="0021601A"/>
    <w:rsid w:val="00216748"/>
    <w:rsid w:val="002170B1"/>
    <w:rsid w:val="00217167"/>
    <w:rsid w:val="00221B31"/>
    <w:rsid w:val="0022423E"/>
    <w:rsid w:val="0022482F"/>
    <w:rsid w:val="00224D63"/>
    <w:rsid w:val="00224DA0"/>
    <w:rsid w:val="00226387"/>
    <w:rsid w:val="00227830"/>
    <w:rsid w:val="00227D1D"/>
    <w:rsid w:val="002302A0"/>
    <w:rsid w:val="002302F0"/>
    <w:rsid w:val="00230A43"/>
    <w:rsid w:val="00231616"/>
    <w:rsid w:val="00232AF6"/>
    <w:rsid w:val="00232C7B"/>
    <w:rsid w:val="00234B12"/>
    <w:rsid w:val="00234EFE"/>
    <w:rsid w:val="002355B9"/>
    <w:rsid w:val="00235EA7"/>
    <w:rsid w:val="00236550"/>
    <w:rsid w:val="00236899"/>
    <w:rsid w:val="00236C28"/>
    <w:rsid w:val="0024048C"/>
    <w:rsid w:val="002416E8"/>
    <w:rsid w:val="00242DD8"/>
    <w:rsid w:val="00242E4C"/>
    <w:rsid w:val="002444F1"/>
    <w:rsid w:val="00244AFB"/>
    <w:rsid w:val="00244FF8"/>
    <w:rsid w:val="0024564E"/>
    <w:rsid w:val="0024582B"/>
    <w:rsid w:val="00247B00"/>
    <w:rsid w:val="00247C20"/>
    <w:rsid w:val="00250CCF"/>
    <w:rsid w:val="00251AD2"/>
    <w:rsid w:val="0025296E"/>
    <w:rsid w:val="00253875"/>
    <w:rsid w:val="00253F73"/>
    <w:rsid w:val="00254B34"/>
    <w:rsid w:val="00254BA6"/>
    <w:rsid w:val="00256936"/>
    <w:rsid w:val="00256C2E"/>
    <w:rsid w:val="00257C1D"/>
    <w:rsid w:val="0026006F"/>
    <w:rsid w:val="002603CB"/>
    <w:rsid w:val="002609B3"/>
    <w:rsid w:val="00260FCD"/>
    <w:rsid w:val="002610C8"/>
    <w:rsid w:val="00262BC4"/>
    <w:rsid w:val="00262E56"/>
    <w:rsid w:val="00264268"/>
    <w:rsid w:val="00265245"/>
    <w:rsid w:val="002657E2"/>
    <w:rsid w:val="0026587D"/>
    <w:rsid w:val="00265D9D"/>
    <w:rsid w:val="00267BDB"/>
    <w:rsid w:val="00270767"/>
    <w:rsid w:val="002708B2"/>
    <w:rsid w:val="00270C09"/>
    <w:rsid w:val="00270CFE"/>
    <w:rsid w:val="002719D3"/>
    <w:rsid w:val="002719DF"/>
    <w:rsid w:val="00271B81"/>
    <w:rsid w:val="002731CA"/>
    <w:rsid w:val="00273B77"/>
    <w:rsid w:val="00273BB4"/>
    <w:rsid w:val="00274153"/>
    <w:rsid w:val="00277EB4"/>
    <w:rsid w:val="0028001C"/>
    <w:rsid w:val="00280234"/>
    <w:rsid w:val="00280B5B"/>
    <w:rsid w:val="00280F98"/>
    <w:rsid w:val="00281229"/>
    <w:rsid w:val="00281B9B"/>
    <w:rsid w:val="00281D85"/>
    <w:rsid w:val="00282973"/>
    <w:rsid w:val="00282A82"/>
    <w:rsid w:val="00282EB2"/>
    <w:rsid w:val="002843F4"/>
    <w:rsid w:val="00284819"/>
    <w:rsid w:val="00284F87"/>
    <w:rsid w:val="0028549A"/>
    <w:rsid w:val="00286095"/>
    <w:rsid w:val="002877E1"/>
    <w:rsid w:val="002917C0"/>
    <w:rsid w:val="00292B57"/>
    <w:rsid w:val="00293381"/>
    <w:rsid w:val="002953F8"/>
    <w:rsid w:val="002957F7"/>
    <w:rsid w:val="002969FC"/>
    <w:rsid w:val="002976CD"/>
    <w:rsid w:val="002A0DC8"/>
    <w:rsid w:val="002A19C0"/>
    <w:rsid w:val="002A1B7D"/>
    <w:rsid w:val="002A1C25"/>
    <w:rsid w:val="002A1DEA"/>
    <w:rsid w:val="002A226C"/>
    <w:rsid w:val="002A23AC"/>
    <w:rsid w:val="002A273C"/>
    <w:rsid w:val="002A3283"/>
    <w:rsid w:val="002A3FF2"/>
    <w:rsid w:val="002A48AE"/>
    <w:rsid w:val="002A5480"/>
    <w:rsid w:val="002A5601"/>
    <w:rsid w:val="002A5BB9"/>
    <w:rsid w:val="002A62E9"/>
    <w:rsid w:val="002A6673"/>
    <w:rsid w:val="002A6AFA"/>
    <w:rsid w:val="002A7924"/>
    <w:rsid w:val="002B0279"/>
    <w:rsid w:val="002B08F6"/>
    <w:rsid w:val="002B24CF"/>
    <w:rsid w:val="002B259F"/>
    <w:rsid w:val="002B2770"/>
    <w:rsid w:val="002B2EA4"/>
    <w:rsid w:val="002B3198"/>
    <w:rsid w:val="002B3550"/>
    <w:rsid w:val="002B4142"/>
    <w:rsid w:val="002B4D82"/>
    <w:rsid w:val="002B7546"/>
    <w:rsid w:val="002B7812"/>
    <w:rsid w:val="002C0000"/>
    <w:rsid w:val="002C0D76"/>
    <w:rsid w:val="002C1224"/>
    <w:rsid w:val="002C1FF2"/>
    <w:rsid w:val="002C28B4"/>
    <w:rsid w:val="002C2F02"/>
    <w:rsid w:val="002C30FD"/>
    <w:rsid w:val="002C3794"/>
    <w:rsid w:val="002C37B5"/>
    <w:rsid w:val="002C3EE4"/>
    <w:rsid w:val="002C415E"/>
    <w:rsid w:val="002C44D6"/>
    <w:rsid w:val="002C4DBC"/>
    <w:rsid w:val="002C582A"/>
    <w:rsid w:val="002C6A04"/>
    <w:rsid w:val="002D03BC"/>
    <w:rsid w:val="002D06E4"/>
    <w:rsid w:val="002D1745"/>
    <w:rsid w:val="002D1778"/>
    <w:rsid w:val="002D1A41"/>
    <w:rsid w:val="002D1B3B"/>
    <w:rsid w:val="002D228F"/>
    <w:rsid w:val="002D2A49"/>
    <w:rsid w:val="002D2FAE"/>
    <w:rsid w:val="002D30FC"/>
    <w:rsid w:val="002D31B9"/>
    <w:rsid w:val="002D3593"/>
    <w:rsid w:val="002D3FBE"/>
    <w:rsid w:val="002D4038"/>
    <w:rsid w:val="002D53B7"/>
    <w:rsid w:val="002D55B0"/>
    <w:rsid w:val="002D59EF"/>
    <w:rsid w:val="002D643F"/>
    <w:rsid w:val="002D6F9F"/>
    <w:rsid w:val="002D7884"/>
    <w:rsid w:val="002D7BE7"/>
    <w:rsid w:val="002E0C5D"/>
    <w:rsid w:val="002E0EA1"/>
    <w:rsid w:val="002E25B3"/>
    <w:rsid w:val="002E3AF1"/>
    <w:rsid w:val="002E40CD"/>
    <w:rsid w:val="002E42BC"/>
    <w:rsid w:val="002E5B57"/>
    <w:rsid w:val="002E5B9B"/>
    <w:rsid w:val="002E5C8E"/>
    <w:rsid w:val="002E644D"/>
    <w:rsid w:val="002E6455"/>
    <w:rsid w:val="002E782D"/>
    <w:rsid w:val="002E7C2B"/>
    <w:rsid w:val="002E7C40"/>
    <w:rsid w:val="002F0564"/>
    <w:rsid w:val="002F0A17"/>
    <w:rsid w:val="002F0B9B"/>
    <w:rsid w:val="002F0F21"/>
    <w:rsid w:val="002F1448"/>
    <w:rsid w:val="002F15E7"/>
    <w:rsid w:val="002F18A2"/>
    <w:rsid w:val="002F2573"/>
    <w:rsid w:val="002F608A"/>
    <w:rsid w:val="00300147"/>
    <w:rsid w:val="00301AA2"/>
    <w:rsid w:val="00302272"/>
    <w:rsid w:val="00302324"/>
    <w:rsid w:val="003030C6"/>
    <w:rsid w:val="00303504"/>
    <w:rsid w:val="003039AD"/>
    <w:rsid w:val="00303C29"/>
    <w:rsid w:val="00304948"/>
    <w:rsid w:val="00306C77"/>
    <w:rsid w:val="003072BA"/>
    <w:rsid w:val="003076DC"/>
    <w:rsid w:val="00307E9F"/>
    <w:rsid w:val="003100ED"/>
    <w:rsid w:val="00312340"/>
    <w:rsid w:val="003129AE"/>
    <w:rsid w:val="003129DF"/>
    <w:rsid w:val="00312C2B"/>
    <w:rsid w:val="00312CED"/>
    <w:rsid w:val="003130D1"/>
    <w:rsid w:val="00315585"/>
    <w:rsid w:val="00315DEC"/>
    <w:rsid w:val="0031741B"/>
    <w:rsid w:val="00317484"/>
    <w:rsid w:val="00320409"/>
    <w:rsid w:val="003218FD"/>
    <w:rsid w:val="0032280A"/>
    <w:rsid w:val="00323916"/>
    <w:rsid w:val="00324C94"/>
    <w:rsid w:val="00326BF9"/>
    <w:rsid w:val="0032778F"/>
    <w:rsid w:val="0033024E"/>
    <w:rsid w:val="003303EB"/>
    <w:rsid w:val="0033125E"/>
    <w:rsid w:val="00331936"/>
    <w:rsid w:val="00332A8C"/>
    <w:rsid w:val="003333E7"/>
    <w:rsid w:val="00333CE7"/>
    <w:rsid w:val="0033425F"/>
    <w:rsid w:val="003353E5"/>
    <w:rsid w:val="00335594"/>
    <w:rsid w:val="00336D4A"/>
    <w:rsid w:val="00337FD0"/>
    <w:rsid w:val="00340DBD"/>
    <w:rsid w:val="00342185"/>
    <w:rsid w:val="003421E7"/>
    <w:rsid w:val="003422A4"/>
    <w:rsid w:val="00344A7A"/>
    <w:rsid w:val="003455CB"/>
    <w:rsid w:val="00345694"/>
    <w:rsid w:val="00345A34"/>
    <w:rsid w:val="00346527"/>
    <w:rsid w:val="003466A5"/>
    <w:rsid w:val="003479F4"/>
    <w:rsid w:val="00347EC6"/>
    <w:rsid w:val="0035025A"/>
    <w:rsid w:val="00350534"/>
    <w:rsid w:val="0035108D"/>
    <w:rsid w:val="0035153D"/>
    <w:rsid w:val="003516F6"/>
    <w:rsid w:val="00351A20"/>
    <w:rsid w:val="00355CD7"/>
    <w:rsid w:val="00355CFE"/>
    <w:rsid w:val="00356444"/>
    <w:rsid w:val="00356D5B"/>
    <w:rsid w:val="003574F5"/>
    <w:rsid w:val="0035783F"/>
    <w:rsid w:val="00357C79"/>
    <w:rsid w:val="00360E27"/>
    <w:rsid w:val="00361BDF"/>
    <w:rsid w:val="00363D39"/>
    <w:rsid w:val="003645B9"/>
    <w:rsid w:val="00365E5B"/>
    <w:rsid w:val="00366238"/>
    <w:rsid w:val="0036646D"/>
    <w:rsid w:val="00366BB7"/>
    <w:rsid w:val="003671B0"/>
    <w:rsid w:val="00367D56"/>
    <w:rsid w:val="00367DA4"/>
    <w:rsid w:val="00371AC4"/>
    <w:rsid w:val="003727BA"/>
    <w:rsid w:val="0037332A"/>
    <w:rsid w:val="00373498"/>
    <w:rsid w:val="00373837"/>
    <w:rsid w:val="00373AD8"/>
    <w:rsid w:val="00373E60"/>
    <w:rsid w:val="00374125"/>
    <w:rsid w:val="0037439C"/>
    <w:rsid w:val="00376271"/>
    <w:rsid w:val="0037634A"/>
    <w:rsid w:val="003771A8"/>
    <w:rsid w:val="00377922"/>
    <w:rsid w:val="003809DD"/>
    <w:rsid w:val="00380CA9"/>
    <w:rsid w:val="00380F39"/>
    <w:rsid w:val="00381387"/>
    <w:rsid w:val="00381B92"/>
    <w:rsid w:val="00381D36"/>
    <w:rsid w:val="0038219A"/>
    <w:rsid w:val="00382258"/>
    <w:rsid w:val="00383199"/>
    <w:rsid w:val="00383953"/>
    <w:rsid w:val="00384435"/>
    <w:rsid w:val="00385FCC"/>
    <w:rsid w:val="003874D9"/>
    <w:rsid w:val="003910E9"/>
    <w:rsid w:val="003912B8"/>
    <w:rsid w:val="003915A9"/>
    <w:rsid w:val="003915B6"/>
    <w:rsid w:val="0039231E"/>
    <w:rsid w:val="003925A8"/>
    <w:rsid w:val="0039273D"/>
    <w:rsid w:val="00392744"/>
    <w:rsid w:val="00393497"/>
    <w:rsid w:val="0039487D"/>
    <w:rsid w:val="00395D9B"/>
    <w:rsid w:val="00396433"/>
    <w:rsid w:val="00396669"/>
    <w:rsid w:val="00397A36"/>
    <w:rsid w:val="00397CFC"/>
    <w:rsid w:val="003A0E80"/>
    <w:rsid w:val="003A242D"/>
    <w:rsid w:val="003A24EB"/>
    <w:rsid w:val="003A2AD3"/>
    <w:rsid w:val="003A2E44"/>
    <w:rsid w:val="003A2F7E"/>
    <w:rsid w:val="003A3B31"/>
    <w:rsid w:val="003A40D7"/>
    <w:rsid w:val="003A418B"/>
    <w:rsid w:val="003A5C81"/>
    <w:rsid w:val="003A72F3"/>
    <w:rsid w:val="003A7424"/>
    <w:rsid w:val="003A7724"/>
    <w:rsid w:val="003B05FE"/>
    <w:rsid w:val="003B1E98"/>
    <w:rsid w:val="003B2A63"/>
    <w:rsid w:val="003B306B"/>
    <w:rsid w:val="003B346A"/>
    <w:rsid w:val="003B3492"/>
    <w:rsid w:val="003B40F3"/>
    <w:rsid w:val="003B4450"/>
    <w:rsid w:val="003B445E"/>
    <w:rsid w:val="003B5882"/>
    <w:rsid w:val="003B634D"/>
    <w:rsid w:val="003B697C"/>
    <w:rsid w:val="003B6AFC"/>
    <w:rsid w:val="003B6F21"/>
    <w:rsid w:val="003B72E1"/>
    <w:rsid w:val="003C08F2"/>
    <w:rsid w:val="003C0CFE"/>
    <w:rsid w:val="003C1303"/>
    <w:rsid w:val="003C1593"/>
    <w:rsid w:val="003C15F9"/>
    <w:rsid w:val="003C2658"/>
    <w:rsid w:val="003C29B5"/>
    <w:rsid w:val="003C2C77"/>
    <w:rsid w:val="003C34B8"/>
    <w:rsid w:val="003C36D7"/>
    <w:rsid w:val="003C4025"/>
    <w:rsid w:val="003C5E92"/>
    <w:rsid w:val="003C6951"/>
    <w:rsid w:val="003C6ED6"/>
    <w:rsid w:val="003C71DA"/>
    <w:rsid w:val="003C75B5"/>
    <w:rsid w:val="003C7624"/>
    <w:rsid w:val="003C76DE"/>
    <w:rsid w:val="003D01EE"/>
    <w:rsid w:val="003D0245"/>
    <w:rsid w:val="003D2B42"/>
    <w:rsid w:val="003D2FEE"/>
    <w:rsid w:val="003D4D0C"/>
    <w:rsid w:val="003D58E7"/>
    <w:rsid w:val="003D64F1"/>
    <w:rsid w:val="003D704F"/>
    <w:rsid w:val="003D7DB7"/>
    <w:rsid w:val="003E0A71"/>
    <w:rsid w:val="003E0C9A"/>
    <w:rsid w:val="003E1DDD"/>
    <w:rsid w:val="003E28C9"/>
    <w:rsid w:val="003E2FAD"/>
    <w:rsid w:val="003E470D"/>
    <w:rsid w:val="003E4AF0"/>
    <w:rsid w:val="003E5E5F"/>
    <w:rsid w:val="003E6259"/>
    <w:rsid w:val="003E70A8"/>
    <w:rsid w:val="003E764F"/>
    <w:rsid w:val="003E7753"/>
    <w:rsid w:val="003E78FC"/>
    <w:rsid w:val="003F2B18"/>
    <w:rsid w:val="003F301E"/>
    <w:rsid w:val="003F4422"/>
    <w:rsid w:val="003F4497"/>
    <w:rsid w:val="003F471D"/>
    <w:rsid w:val="003F5F5C"/>
    <w:rsid w:val="003F60A0"/>
    <w:rsid w:val="003F63E3"/>
    <w:rsid w:val="003F6999"/>
    <w:rsid w:val="003F70E7"/>
    <w:rsid w:val="003F77F8"/>
    <w:rsid w:val="003F7A7D"/>
    <w:rsid w:val="004003A7"/>
    <w:rsid w:val="00400918"/>
    <w:rsid w:val="0040094F"/>
    <w:rsid w:val="00400A30"/>
    <w:rsid w:val="0040186B"/>
    <w:rsid w:val="00402B91"/>
    <w:rsid w:val="00402D9D"/>
    <w:rsid w:val="004071E0"/>
    <w:rsid w:val="00407D3F"/>
    <w:rsid w:val="00410026"/>
    <w:rsid w:val="00411E2A"/>
    <w:rsid w:val="00411F08"/>
    <w:rsid w:val="00412217"/>
    <w:rsid w:val="004124B6"/>
    <w:rsid w:val="004130A9"/>
    <w:rsid w:val="004132B5"/>
    <w:rsid w:val="00413E31"/>
    <w:rsid w:val="004147C1"/>
    <w:rsid w:val="00415F4B"/>
    <w:rsid w:val="00420181"/>
    <w:rsid w:val="004201C9"/>
    <w:rsid w:val="00421106"/>
    <w:rsid w:val="00421B71"/>
    <w:rsid w:val="0042212C"/>
    <w:rsid w:val="004224EF"/>
    <w:rsid w:val="00423204"/>
    <w:rsid w:val="00423721"/>
    <w:rsid w:val="00423DBC"/>
    <w:rsid w:val="004248C6"/>
    <w:rsid w:val="00425F6C"/>
    <w:rsid w:val="0043074D"/>
    <w:rsid w:val="0043089D"/>
    <w:rsid w:val="00430E97"/>
    <w:rsid w:val="0043123C"/>
    <w:rsid w:val="0043248F"/>
    <w:rsid w:val="004336E4"/>
    <w:rsid w:val="00433C46"/>
    <w:rsid w:val="00434FA8"/>
    <w:rsid w:val="00436356"/>
    <w:rsid w:val="0043730A"/>
    <w:rsid w:val="00437AFF"/>
    <w:rsid w:val="00440662"/>
    <w:rsid w:val="004409F0"/>
    <w:rsid w:val="00440C96"/>
    <w:rsid w:val="004411A6"/>
    <w:rsid w:val="0044163A"/>
    <w:rsid w:val="00441FA8"/>
    <w:rsid w:val="00442CB7"/>
    <w:rsid w:val="00443907"/>
    <w:rsid w:val="00443DC2"/>
    <w:rsid w:val="00443F93"/>
    <w:rsid w:val="00444235"/>
    <w:rsid w:val="0044464F"/>
    <w:rsid w:val="004449A3"/>
    <w:rsid w:val="00444DF1"/>
    <w:rsid w:val="004457E9"/>
    <w:rsid w:val="00445CCF"/>
    <w:rsid w:val="004467CE"/>
    <w:rsid w:val="00450A91"/>
    <w:rsid w:val="004518F5"/>
    <w:rsid w:val="004536F1"/>
    <w:rsid w:val="004537F1"/>
    <w:rsid w:val="004538CE"/>
    <w:rsid w:val="004543DC"/>
    <w:rsid w:val="004549F3"/>
    <w:rsid w:val="0045563D"/>
    <w:rsid w:val="00455846"/>
    <w:rsid w:val="00457FA4"/>
    <w:rsid w:val="00460DC9"/>
    <w:rsid w:val="00460FBD"/>
    <w:rsid w:val="00461B60"/>
    <w:rsid w:val="004625B2"/>
    <w:rsid w:val="0046265C"/>
    <w:rsid w:val="00462836"/>
    <w:rsid w:val="0046324F"/>
    <w:rsid w:val="00463555"/>
    <w:rsid w:val="00463B02"/>
    <w:rsid w:val="00463BFC"/>
    <w:rsid w:val="00463D47"/>
    <w:rsid w:val="0046665F"/>
    <w:rsid w:val="00470529"/>
    <w:rsid w:val="00470DC5"/>
    <w:rsid w:val="004714D0"/>
    <w:rsid w:val="00471F37"/>
    <w:rsid w:val="00472E2E"/>
    <w:rsid w:val="00472F73"/>
    <w:rsid w:val="00473411"/>
    <w:rsid w:val="0047385C"/>
    <w:rsid w:val="00473F88"/>
    <w:rsid w:val="00475956"/>
    <w:rsid w:val="004765C2"/>
    <w:rsid w:val="00476DBC"/>
    <w:rsid w:val="00480933"/>
    <w:rsid w:val="00481C18"/>
    <w:rsid w:val="004822B7"/>
    <w:rsid w:val="004826E1"/>
    <w:rsid w:val="004831A4"/>
    <w:rsid w:val="00483317"/>
    <w:rsid w:val="00484531"/>
    <w:rsid w:val="004853B8"/>
    <w:rsid w:val="00485CE2"/>
    <w:rsid w:val="004862D8"/>
    <w:rsid w:val="004862E1"/>
    <w:rsid w:val="00486D44"/>
    <w:rsid w:val="00487B4B"/>
    <w:rsid w:val="00487DAF"/>
    <w:rsid w:val="004915E2"/>
    <w:rsid w:val="0049162F"/>
    <w:rsid w:val="0049179A"/>
    <w:rsid w:val="004936C7"/>
    <w:rsid w:val="00493B4D"/>
    <w:rsid w:val="00493FAD"/>
    <w:rsid w:val="00494AF6"/>
    <w:rsid w:val="0049552D"/>
    <w:rsid w:val="00495E8F"/>
    <w:rsid w:val="004960CD"/>
    <w:rsid w:val="004A2134"/>
    <w:rsid w:val="004A29E2"/>
    <w:rsid w:val="004A327B"/>
    <w:rsid w:val="004A3E3F"/>
    <w:rsid w:val="004A53C6"/>
    <w:rsid w:val="004A562B"/>
    <w:rsid w:val="004A5EAF"/>
    <w:rsid w:val="004A6738"/>
    <w:rsid w:val="004A764D"/>
    <w:rsid w:val="004B0EDF"/>
    <w:rsid w:val="004B1792"/>
    <w:rsid w:val="004B31D0"/>
    <w:rsid w:val="004B3A83"/>
    <w:rsid w:val="004B452B"/>
    <w:rsid w:val="004B462C"/>
    <w:rsid w:val="004B5222"/>
    <w:rsid w:val="004B5441"/>
    <w:rsid w:val="004B56C9"/>
    <w:rsid w:val="004B5A05"/>
    <w:rsid w:val="004B5D56"/>
    <w:rsid w:val="004B5D61"/>
    <w:rsid w:val="004B5FCF"/>
    <w:rsid w:val="004B6425"/>
    <w:rsid w:val="004C0A19"/>
    <w:rsid w:val="004C2029"/>
    <w:rsid w:val="004C2403"/>
    <w:rsid w:val="004C2845"/>
    <w:rsid w:val="004C30A2"/>
    <w:rsid w:val="004C32D3"/>
    <w:rsid w:val="004C3349"/>
    <w:rsid w:val="004C3B14"/>
    <w:rsid w:val="004C3B1E"/>
    <w:rsid w:val="004C3B7F"/>
    <w:rsid w:val="004C4EE2"/>
    <w:rsid w:val="004C57B2"/>
    <w:rsid w:val="004C72A1"/>
    <w:rsid w:val="004D0939"/>
    <w:rsid w:val="004D0A93"/>
    <w:rsid w:val="004D18E1"/>
    <w:rsid w:val="004D212A"/>
    <w:rsid w:val="004D3BAB"/>
    <w:rsid w:val="004D5650"/>
    <w:rsid w:val="004D60A7"/>
    <w:rsid w:val="004D7E2C"/>
    <w:rsid w:val="004D7EDB"/>
    <w:rsid w:val="004E079C"/>
    <w:rsid w:val="004E1946"/>
    <w:rsid w:val="004E1A5E"/>
    <w:rsid w:val="004E23B2"/>
    <w:rsid w:val="004E255B"/>
    <w:rsid w:val="004E25A4"/>
    <w:rsid w:val="004E3DD4"/>
    <w:rsid w:val="004E5994"/>
    <w:rsid w:val="004E7124"/>
    <w:rsid w:val="004F09F6"/>
    <w:rsid w:val="004F2009"/>
    <w:rsid w:val="004F2B67"/>
    <w:rsid w:val="004F3115"/>
    <w:rsid w:val="004F5289"/>
    <w:rsid w:val="004F60CD"/>
    <w:rsid w:val="004F6815"/>
    <w:rsid w:val="004F6CB7"/>
    <w:rsid w:val="004F6ECF"/>
    <w:rsid w:val="004F6FAF"/>
    <w:rsid w:val="004F7D6D"/>
    <w:rsid w:val="004F7FC6"/>
    <w:rsid w:val="0050015F"/>
    <w:rsid w:val="005002AA"/>
    <w:rsid w:val="00500A82"/>
    <w:rsid w:val="00500B61"/>
    <w:rsid w:val="005013CB"/>
    <w:rsid w:val="00501AD4"/>
    <w:rsid w:val="00503053"/>
    <w:rsid w:val="005031AE"/>
    <w:rsid w:val="005031BB"/>
    <w:rsid w:val="0050353D"/>
    <w:rsid w:val="005038C0"/>
    <w:rsid w:val="0050438F"/>
    <w:rsid w:val="00504B14"/>
    <w:rsid w:val="00504C94"/>
    <w:rsid w:val="00506D71"/>
    <w:rsid w:val="00507A09"/>
    <w:rsid w:val="005100DF"/>
    <w:rsid w:val="00510A76"/>
    <w:rsid w:val="00510C1D"/>
    <w:rsid w:val="00512FEB"/>
    <w:rsid w:val="00513F94"/>
    <w:rsid w:val="00515450"/>
    <w:rsid w:val="00515CFB"/>
    <w:rsid w:val="00515EEE"/>
    <w:rsid w:val="00516C0E"/>
    <w:rsid w:val="005176F3"/>
    <w:rsid w:val="0051798A"/>
    <w:rsid w:val="005214B4"/>
    <w:rsid w:val="00522D11"/>
    <w:rsid w:val="00522E1C"/>
    <w:rsid w:val="0052430A"/>
    <w:rsid w:val="005244EF"/>
    <w:rsid w:val="00524957"/>
    <w:rsid w:val="005254FF"/>
    <w:rsid w:val="0052665C"/>
    <w:rsid w:val="00526E5D"/>
    <w:rsid w:val="00527FBD"/>
    <w:rsid w:val="00530F99"/>
    <w:rsid w:val="005321D3"/>
    <w:rsid w:val="00533A67"/>
    <w:rsid w:val="00533DE3"/>
    <w:rsid w:val="00534B97"/>
    <w:rsid w:val="0053509C"/>
    <w:rsid w:val="00535EBE"/>
    <w:rsid w:val="005360CA"/>
    <w:rsid w:val="005363D4"/>
    <w:rsid w:val="005363DB"/>
    <w:rsid w:val="00537E89"/>
    <w:rsid w:val="00541827"/>
    <w:rsid w:val="00542B91"/>
    <w:rsid w:val="00543ED0"/>
    <w:rsid w:val="00545A19"/>
    <w:rsid w:val="00551B8F"/>
    <w:rsid w:val="00551BCA"/>
    <w:rsid w:val="00551EFD"/>
    <w:rsid w:val="00552493"/>
    <w:rsid w:val="00552B1E"/>
    <w:rsid w:val="0055314C"/>
    <w:rsid w:val="0055357D"/>
    <w:rsid w:val="00553761"/>
    <w:rsid w:val="0055479F"/>
    <w:rsid w:val="00554C8D"/>
    <w:rsid w:val="00555C17"/>
    <w:rsid w:val="005564CB"/>
    <w:rsid w:val="0055743B"/>
    <w:rsid w:val="00557CCB"/>
    <w:rsid w:val="00560246"/>
    <w:rsid w:val="00560ADC"/>
    <w:rsid w:val="005628DD"/>
    <w:rsid w:val="00562CE3"/>
    <w:rsid w:val="005631B7"/>
    <w:rsid w:val="0056406F"/>
    <w:rsid w:val="00565099"/>
    <w:rsid w:val="00565972"/>
    <w:rsid w:val="00570279"/>
    <w:rsid w:val="00570971"/>
    <w:rsid w:val="00573663"/>
    <w:rsid w:val="005736D8"/>
    <w:rsid w:val="0057474A"/>
    <w:rsid w:val="00574C36"/>
    <w:rsid w:val="0058076E"/>
    <w:rsid w:val="0058091F"/>
    <w:rsid w:val="0058450F"/>
    <w:rsid w:val="00584899"/>
    <w:rsid w:val="00584C94"/>
    <w:rsid w:val="00584FFE"/>
    <w:rsid w:val="00585671"/>
    <w:rsid w:val="00585910"/>
    <w:rsid w:val="00586281"/>
    <w:rsid w:val="0058764A"/>
    <w:rsid w:val="005877D3"/>
    <w:rsid w:val="00590A60"/>
    <w:rsid w:val="00591A07"/>
    <w:rsid w:val="0059236A"/>
    <w:rsid w:val="005926A7"/>
    <w:rsid w:val="0059316C"/>
    <w:rsid w:val="0059327C"/>
    <w:rsid w:val="00593297"/>
    <w:rsid w:val="00594230"/>
    <w:rsid w:val="00594513"/>
    <w:rsid w:val="005952F0"/>
    <w:rsid w:val="00595B77"/>
    <w:rsid w:val="00596747"/>
    <w:rsid w:val="00596D03"/>
    <w:rsid w:val="00597497"/>
    <w:rsid w:val="00597C04"/>
    <w:rsid w:val="005A0741"/>
    <w:rsid w:val="005A0BDE"/>
    <w:rsid w:val="005A131C"/>
    <w:rsid w:val="005A1406"/>
    <w:rsid w:val="005A1A1C"/>
    <w:rsid w:val="005A2098"/>
    <w:rsid w:val="005A246C"/>
    <w:rsid w:val="005A2A26"/>
    <w:rsid w:val="005A3CC3"/>
    <w:rsid w:val="005A4305"/>
    <w:rsid w:val="005A455F"/>
    <w:rsid w:val="005A46A4"/>
    <w:rsid w:val="005A4AF2"/>
    <w:rsid w:val="005A4CD8"/>
    <w:rsid w:val="005A5435"/>
    <w:rsid w:val="005A5F56"/>
    <w:rsid w:val="005A7543"/>
    <w:rsid w:val="005A78F5"/>
    <w:rsid w:val="005B0ECD"/>
    <w:rsid w:val="005B2CFC"/>
    <w:rsid w:val="005B3A24"/>
    <w:rsid w:val="005B3AF8"/>
    <w:rsid w:val="005B3BA1"/>
    <w:rsid w:val="005B4613"/>
    <w:rsid w:val="005B5058"/>
    <w:rsid w:val="005B50D3"/>
    <w:rsid w:val="005B654A"/>
    <w:rsid w:val="005C0D2C"/>
    <w:rsid w:val="005C0F04"/>
    <w:rsid w:val="005C0FDB"/>
    <w:rsid w:val="005C18E8"/>
    <w:rsid w:val="005C1FC6"/>
    <w:rsid w:val="005C37B8"/>
    <w:rsid w:val="005C3DFE"/>
    <w:rsid w:val="005C412B"/>
    <w:rsid w:val="005C4DE3"/>
    <w:rsid w:val="005C5071"/>
    <w:rsid w:val="005C5356"/>
    <w:rsid w:val="005C538E"/>
    <w:rsid w:val="005C5B32"/>
    <w:rsid w:val="005D01C9"/>
    <w:rsid w:val="005D0928"/>
    <w:rsid w:val="005D1A42"/>
    <w:rsid w:val="005D2475"/>
    <w:rsid w:val="005D2F57"/>
    <w:rsid w:val="005D378D"/>
    <w:rsid w:val="005D3E3D"/>
    <w:rsid w:val="005D4494"/>
    <w:rsid w:val="005D45BB"/>
    <w:rsid w:val="005D4EDC"/>
    <w:rsid w:val="005D5065"/>
    <w:rsid w:val="005D5535"/>
    <w:rsid w:val="005D56A6"/>
    <w:rsid w:val="005D7113"/>
    <w:rsid w:val="005D7175"/>
    <w:rsid w:val="005D7CF1"/>
    <w:rsid w:val="005D7FD2"/>
    <w:rsid w:val="005E0B7A"/>
    <w:rsid w:val="005E0FAD"/>
    <w:rsid w:val="005E126B"/>
    <w:rsid w:val="005E1509"/>
    <w:rsid w:val="005E17F9"/>
    <w:rsid w:val="005E202A"/>
    <w:rsid w:val="005E22E3"/>
    <w:rsid w:val="005E254E"/>
    <w:rsid w:val="005E2A6B"/>
    <w:rsid w:val="005E5559"/>
    <w:rsid w:val="005F0409"/>
    <w:rsid w:val="005F0437"/>
    <w:rsid w:val="005F1B09"/>
    <w:rsid w:val="005F50A1"/>
    <w:rsid w:val="005F571E"/>
    <w:rsid w:val="005F72AB"/>
    <w:rsid w:val="005F78CB"/>
    <w:rsid w:val="006002AA"/>
    <w:rsid w:val="00600CFF"/>
    <w:rsid w:val="00601267"/>
    <w:rsid w:val="00601700"/>
    <w:rsid w:val="00604035"/>
    <w:rsid w:val="0060445F"/>
    <w:rsid w:val="00605109"/>
    <w:rsid w:val="0060537D"/>
    <w:rsid w:val="00605A85"/>
    <w:rsid w:val="00606AAA"/>
    <w:rsid w:val="00606D3C"/>
    <w:rsid w:val="00607E4D"/>
    <w:rsid w:val="006100E6"/>
    <w:rsid w:val="006103DA"/>
    <w:rsid w:val="006109B7"/>
    <w:rsid w:val="00610CEE"/>
    <w:rsid w:val="0061115C"/>
    <w:rsid w:val="0061133A"/>
    <w:rsid w:val="006113FA"/>
    <w:rsid w:val="00611AF9"/>
    <w:rsid w:val="00611CAD"/>
    <w:rsid w:val="00612476"/>
    <w:rsid w:val="00612BB6"/>
    <w:rsid w:val="006134ED"/>
    <w:rsid w:val="00613DAF"/>
    <w:rsid w:val="00614D25"/>
    <w:rsid w:val="0061532F"/>
    <w:rsid w:val="006153C8"/>
    <w:rsid w:val="0061549B"/>
    <w:rsid w:val="00615BAD"/>
    <w:rsid w:val="00615D40"/>
    <w:rsid w:val="00615FFD"/>
    <w:rsid w:val="0061640D"/>
    <w:rsid w:val="0061688D"/>
    <w:rsid w:val="006168B2"/>
    <w:rsid w:val="00616B40"/>
    <w:rsid w:val="006176AF"/>
    <w:rsid w:val="00617755"/>
    <w:rsid w:val="00617976"/>
    <w:rsid w:val="006218C2"/>
    <w:rsid w:val="00621EA1"/>
    <w:rsid w:val="00622E97"/>
    <w:rsid w:val="00624C16"/>
    <w:rsid w:val="00625376"/>
    <w:rsid w:val="00627409"/>
    <w:rsid w:val="0062741E"/>
    <w:rsid w:val="0063030B"/>
    <w:rsid w:val="00630F63"/>
    <w:rsid w:val="00632E70"/>
    <w:rsid w:val="0063305C"/>
    <w:rsid w:val="006335E5"/>
    <w:rsid w:val="00634BAE"/>
    <w:rsid w:val="00634D9F"/>
    <w:rsid w:val="0063606A"/>
    <w:rsid w:val="00636D05"/>
    <w:rsid w:val="00636E49"/>
    <w:rsid w:val="00636FE3"/>
    <w:rsid w:val="00637B87"/>
    <w:rsid w:val="00640527"/>
    <w:rsid w:val="00640892"/>
    <w:rsid w:val="00641154"/>
    <w:rsid w:val="00642980"/>
    <w:rsid w:val="00645BB1"/>
    <w:rsid w:val="00650C72"/>
    <w:rsid w:val="00651474"/>
    <w:rsid w:val="00652169"/>
    <w:rsid w:val="00653837"/>
    <w:rsid w:val="0065508C"/>
    <w:rsid w:val="00656053"/>
    <w:rsid w:val="0065762D"/>
    <w:rsid w:val="006578A5"/>
    <w:rsid w:val="0066259C"/>
    <w:rsid w:val="00663A55"/>
    <w:rsid w:val="00663F58"/>
    <w:rsid w:val="0066434C"/>
    <w:rsid w:val="00664515"/>
    <w:rsid w:val="006714A1"/>
    <w:rsid w:val="006724CC"/>
    <w:rsid w:val="00672600"/>
    <w:rsid w:val="006735BB"/>
    <w:rsid w:val="00674070"/>
    <w:rsid w:val="00675705"/>
    <w:rsid w:val="00676355"/>
    <w:rsid w:val="00676B34"/>
    <w:rsid w:val="00680025"/>
    <w:rsid w:val="00680EE7"/>
    <w:rsid w:val="00681E69"/>
    <w:rsid w:val="00682471"/>
    <w:rsid w:val="00682928"/>
    <w:rsid w:val="00682B9C"/>
    <w:rsid w:val="00683EFE"/>
    <w:rsid w:val="00683FE4"/>
    <w:rsid w:val="006852C5"/>
    <w:rsid w:val="0068621D"/>
    <w:rsid w:val="00686684"/>
    <w:rsid w:val="006874E8"/>
    <w:rsid w:val="00693594"/>
    <w:rsid w:val="00697B22"/>
    <w:rsid w:val="006A0310"/>
    <w:rsid w:val="006A0845"/>
    <w:rsid w:val="006A1C4F"/>
    <w:rsid w:val="006A2172"/>
    <w:rsid w:val="006A2643"/>
    <w:rsid w:val="006A2BCD"/>
    <w:rsid w:val="006A2D68"/>
    <w:rsid w:val="006A2FC2"/>
    <w:rsid w:val="006A3F1F"/>
    <w:rsid w:val="006A42ED"/>
    <w:rsid w:val="006A4A5C"/>
    <w:rsid w:val="006A4D33"/>
    <w:rsid w:val="006A55BC"/>
    <w:rsid w:val="006A65D0"/>
    <w:rsid w:val="006A737F"/>
    <w:rsid w:val="006B01CD"/>
    <w:rsid w:val="006B032C"/>
    <w:rsid w:val="006B032D"/>
    <w:rsid w:val="006B12BC"/>
    <w:rsid w:val="006B2543"/>
    <w:rsid w:val="006B3BFC"/>
    <w:rsid w:val="006B46BF"/>
    <w:rsid w:val="006B487A"/>
    <w:rsid w:val="006B68C8"/>
    <w:rsid w:val="006B6DB6"/>
    <w:rsid w:val="006C0B3F"/>
    <w:rsid w:val="006C1221"/>
    <w:rsid w:val="006C1349"/>
    <w:rsid w:val="006C1C57"/>
    <w:rsid w:val="006C2E3F"/>
    <w:rsid w:val="006C35E3"/>
    <w:rsid w:val="006C5473"/>
    <w:rsid w:val="006C59B3"/>
    <w:rsid w:val="006C5F06"/>
    <w:rsid w:val="006C62A4"/>
    <w:rsid w:val="006C7094"/>
    <w:rsid w:val="006D0C00"/>
    <w:rsid w:val="006D2204"/>
    <w:rsid w:val="006D2295"/>
    <w:rsid w:val="006D253A"/>
    <w:rsid w:val="006D43E2"/>
    <w:rsid w:val="006D44B2"/>
    <w:rsid w:val="006D5A45"/>
    <w:rsid w:val="006D6DE3"/>
    <w:rsid w:val="006D7153"/>
    <w:rsid w:val="006D78D0"/>
    <w:rsid w:val="006E023F"/>
    <w:rsid w:val="006E0B9B"/>
    <w:rsid w:val="006E1820"/>
    <w:rsid w:val="006E1E90"/>
    <w:rsid w:val="006E251E"/>
    <w:rsid w:val="006E2991"/>
    <w:rsid w:val="006E4AD5"/>
    <w:rsid w:val="006E58C1"/>
    <w:rsid w:val="006E6B0E"/>
    <w:rsid w:val="006E6BE4"/>
    <w:rsid w:val="006E6F9B"/>
    <w:rsid w:val="006E7165"/>
    <w:rsid w:val="006F1E26"/>
    <w:rsid w:val="006F2222"/>
    <w:rsid w:val="006F2BBF"/>
    <w:rsid w:val="006F36CF"/>
    <w:rsid w:val="006F456E"/>
    <w:rsid w:val="006F4A7B"/>
    <w:rsid w:val="006F4C0E"/>
    <w:rsid w:val="006F4F41"/>
    <w:rsid w:val="006F55DF"/>
    <w:rsid w:val="006F5DB4"/>
    <w:rsid w:val="006F5FE9"/>
    <w:rsid w:val="006F648F"/>
    <w:rsid w:val="0070045A"/>
    <w:rsid w:val="00702970"/>
    <w:rsid w:val="00702B39"/>
    <w:rsid w:val="0070330D"/>
    <w:rsid w:val="00703987"/>
    <w:rsid w:val="00703A55"/>
    <w:rsid w:val="00703AE8"/>
    <w:rsid w:val="007048DB"/>
    <w:rsid w:val="007058F3"/>
    <w:rsid w:val="00705E43"/>
    <w:rsid w:val="007070C7"/>
    <w:rsid w:val="0070798C"/>
    <w:rsid w:val="00707A02"/>
    <w:rsid w:val="00707A50"/>
    <w:rsid w:val="0071075D"/>
    <w:rsid w:val="00710D13"/>
    <w:rsid w:val="0071102E"/>
    <w:rsid w:val="0071293A"/>
    <w:rsid w:val="00712DF3"/>
    <w:rsid w:val="00713116"/>
    <w:rsid w:val="00714E05"/>
    <w:rsid w:val="00716163"/>
    <w:rsid w:val="0071765E"/>
    <w:rsid w:val="0071786F"/>
    <w:rsid w:val="00717CE9"/>
    <w:rsid w:val="00720A05"/>
    <w:rsid w:val="00722201"/>
    <w:rsid w:val="00722561"/>
    <w:rsid w:val="00723B82"/>
    <w:rsid w:val="00724553"/>
    <w:rsid w:val="00724785"/>
    <w:rsid w:val="007256C6"/>
    <w:rsid w:val="00725C4A"/>
    <w:rsid w:val="00725F44"/>
    <w:rsid w:val="00727557"/>
    <w:rsid w:val="007275BF"/>
    <w:rsid w:val="007278A1"/>
    <w:rsid w:val="00727D8F"/>
    <w:rsid w:val="007305DD"/>
    <w:rsid w:val="0073108D"/>
    <w:rsid w:val="00734DB8"/>
    <w:rsid w:val="007356CF"/>
    <w:rsid w:val="0073613D"/>
    <w:rsid w:val="00736472"/>
    <w:rsid w:val="0073733F"/>
    <w:rsid w:val="007379AA"/>
    <w:rsid w:val="0074014C"/>
    <w:rsid w:val="00740289"/>
    <w:rsid w:val="00740591"/>
    <w:rsid w:val="0074162D"/>
    <w:rsid w:val="007426AE"/>
    <w:rsid w:val="00742AF6"/>
    <w:rsid w:val="00742D70"/>
    <w:rsid w:val="007441A1"/>
    <w:rsid w:val="0074463B"/>
    <w:rsid w:val="00744ACD"/>
    <w:rsid w:val="00744B3D"/>
    <w:rsid w:val="00745237"/>
    <w:rsid w:val="00745276"/>
    <w:rsid w:val="00746699"/>
    <w:rsid w:val="00746CD3"/>
    <w:rsid w:val="00746F32"/>
    <w:rsid w:val="0075289E"/>
    <w:rsid w:val="00752954"/>
    <w:rsid w:val="00752D7D"/>
    <w:rsid w:val="007534BD"/>
    <w:rsid w:val="00754F9F"/>
    <w:rsid w:val="007552D7"/>
    <w:rsid w:val="00756204"/>
    <w:rsid w:val="007567A0"/>
    <w:rsid w:val="00756B83"/>
    <w:rsid w:val="00757550"/>
    <w:rsid w:val="00761D89"/>
    <w:rsid w:val="00762000"/>
    <w:rsid w:val="00762140"/>
    <w:rsid w:val="007639AB"/>
    <w:rsid w:val="00763BD6"/>
    <w:rsid w:val="00763E31"/>
    <w:rsid w:val="0076443C"/>
    <w:rsid w:val="00764E80"/>
    <w:rsid w:val="00765960"/>
    <w:rsid w:val="00765A48"/>
    <w:rsid w:val="00767416"/>
    <w:rsid w:val="0076746D"/>
    <w:rsid w:val="007711E4"/>
    <w:rsid w:val="0077347D"/>
    <w:rsid w:val="00773E0D"/>
    <w:rsid w:val="00774607"/>
    <w:rsid w:val="00775C28"/>
    <w:rsid w:val="00776E92"/>
    <w:rsid w:val="0077728B"/>
    <w:rsid w:val="00777470"/>
    <w:rsid w:val="00777743"/>
    <w:rsid w:val="00780439"/>
    <w:rsid w:val="00781085"/>
    <w:rsid w:val="007811D9"/>
    <w:rsid w:val="007818F2"/>
    <w:rsid w:val="00782305"/>
    <w:rsid w:val="00782729"/>
    <w:rsid w:val="00782E81"/>
    <w:rsid w:val="0078357F"/>
    <w:rsid w:val="0078396C"/>
    <w:rsid w:val="00785337"/>
    <w:rsid w:val="00785586"/>
    <w:rsid w:val="00785C5A"/>
    <w:rsid w:val="00785DA7"/>
    <w:rsid w:val="00787E0F"/>
    <w:rsid w:val="00790185"/>
    <w:rsid w:val="0079218F"/>
    <w:rsid w:val="007926ED"/>
    <w:rsid w:val="00792741"/>
    <w:rsid w:val="00793EF9"/>
    <w:rsid w:val="007942A1"/>
    <w:rsid w:val="007946CF"/>
    <w:rsid w:val="007961F2"/>
    <w:rsid w:val="007967CC"/>
    <w:rsid w:val="007A092B"/>
    <w:rsid w:val="007A0967"/>
    <w:rsid w:val="007A0BD8"/>
    <w:rsid w:val="007A14AF"/>
    <w:rsid w:val="007A2A69"/>
    <w:rsid w:val="007A39AD"/>
    <w:rsid w:val="007A4AD8"/>
    <w:rsid w:val="007A4EB9"/>
    <w:rsid w:val="007A52D5"/>
    <w:rsid w:val="007A6FEB"/>
    <w:rsid w:val="007A7450"/>
    <w:rsid w:val="007B07B8"/>
    <w:rsid w:val="007B08A7"/>
    <w:rsid w:val="007B0D54"/>
    <w:rsid w:val="007B2F9C"/>
    <w:rsid w:val="007B3009"/>
    <w:rsid w:val="007B328A"/>
    <w:rsid w:val="007B38B0"/>
    <w:rsid w:val="007B3A22"/>
    <w:rsid w:val="007B465C"/>
    <w:rsid w:val="007B47E5"/>
    <w:rsid w:val="007B59F4"/>
    <w:rsid w:val="007C157A"/>
    <w:rsid w:val="007C2004"/>
    <w:rsid w:val="007C269A"/>
    <w:rsid w:val="007C28CD"/>
    <w:rsid w:val="007C2E29"/>
    <w:rsid w:val="007C3077"/>
    <w:rsid w:val="007C3237"/>
    <w:rsid w:val="007C35FA"/>
    <w:rsid w:val="007C36CF"/>
    <w:rsid w:val="007C3DB8"/>
    <w:rsid w:val="007C4AA0"/>
    <w:rsid w:val="007C55ED"/>
    <w:rsid w:val="007C61FC"/>
    <w:rsid w:val="007C6D4C"/>
    <w:rsid w:val="007C6F52"/>
    <w:rsid w:val="007C7AFD"/>
    <w:rsid w:val="007D0A2F"/>
    <w:rsid w:val="007D121F"/>
    <w:rsid w:val="007D14C7"/>
    <w:rsid w:val="007D211D"/>
    <w:rsid w:val="007D2D01"/>
    <w:rsid w:val="007D33AD"/>
    <w:rsid w:val="007D3E7B"/>
    <w:rsid w:val="007D52D5"/>
    <w:rsid w:val="007D5669"/>
    <w:rsid w:val="007D5A62"/>
    <w:rsid w:val="007D6CF4"/>
    <w:rsid w:val="007D6DE1"/>
    <w:rsid w:val="007D7753"/>
    <w:rsid w:val="007D7BDF"/>
    <w:rsid w:val="007E22A6"/>
    <w:rsid w:val="007E28A8"/>
    <w:rsid w:val="007E3169"/>
    <w:rsid w:val="007E65C2"/>
    <w:rsid w:val="007F0724"/>
    <w:rsid w:val="007F0B8E"/>
    <w:rsid w:val="007F1BB2"/>
    <w:rsid w:val="007F36C2"/>
    <w:rsid w:val="007F3A95"/>
    <w:rsid w:val="007F4EAB"/>
    <w:rsid w:val="007F4F3D"/>
    <w:rsid w:val="007F54F5"/>
    <w:rsid w:val="007F6E43"/>
    <w:rsid w:val="007F6F67"/>
    <w:rsid w:val="007F7118"/>
    <w:rsid w:val="007F745E"/>
    <w:rsid w:val="007F7547"/>
    <w:rsid w:val="0080128B"/>
    <w:rsid w:val="00802653"/>
    <w:rsid w:val="00802C36"/>
    <w:rsid w:val="00802D01"/>
    <w:rsid w:val="00803170"/>
    <w:rsid w:val="008037FD"/>
    <w:rsid w:val="00804827"/>
    <w:rsid w:val="00805359"/>
    <w:rsid w:val="008067D1"/>
    <w:rsid w:val="00806EBB"/>
    <w:rsid w:val="00807D73"/>
    <w:rsid w:val="0081194D"/>
    <w:rsid w:val="00811AA5"/>
    <w:rsid w:val="00812630"/>
    <w:rsid w:val="00812EBE"/>
    <w:rsid w:val="00813932"/>
    <w:rsid w:val="00813969"/>
    <w:rsid w:val="00813FF0"/>
    <w:rsid w:val="00814669"/>
    <w:rsid w:val="00817B6C"/>
    <w:rsid w:val="00822B01"/>
    <w:rsid w:val="00823D87"/>
    <w:rsid w:val="00823E6F"/>
    <w:rsid w:val="008246F3"/>
    <w:rsid w:val="0082594C"/>
    <w:rsid w:val="008259B3"/>
    <w:rsid w:val="00827272"/>
    <w:rsid w:val="0082749B"/>
    <w:rsid w:val="008274A4"/>
    <w:rsid w:val="00827594"/>
    <w:rsid w:val="0083116C"/>
    <w:rsid w:val="00832243"/>
    <w:rsid w:val="00833186"/>
    <w:rsid w:val="00833F97"/>
    <w:rsid w:val="00833FE7"/>
    <w:rsid w:val="008341E5"/>
    <w:rsid w:val="008342C0"/>
    <w:rsid w:val="00834858"/>
    <w:rsid w:val="00834FBC"/>
    <w:rsid w:val="00835D88"/>
    <w:rsid w:val="00835DE6"/>
    <w:rsid w:val="00836363"/>
    <w:rsid w:val="0083745C"/>
    <w:rsid w:val="00837FB7"/>
    <w:rsid w:val="008405EE"/>
    <w:rsid w:val="00840F9E"/>
    <w:rsid w:val="0084304F"/>
    <w:rsid w:val="00844778"/>
    <w:rsid w:val="00844B2B"/>
    <w:rsid w:val="00844CFC"/>
    <w:rsid w:val="00845941"/>
    <w:rsid w:val="00845BBA"/>
    <w:rsid w:val="00846AE1"/>
    <w:rsid w:val="00850546"/>
    <w:rsid w:val="0085057E"/>
    <w:rsid w:val="0085064A"/>
    <w:rsid w:val="00850A08"/>
    <w:rsid w:val="00851E95"/>
    <w:rsid w:val="00852E97"/>
    <w:rsid w:val="0085412E"/>
    <w:rsid w:val="008547A0"/>
    <w:rsid w:val="00854977"/>
    <w:rsid w:val="00856D41"/>
    <w:rsid w:val="00857948"/>
    <w:rsid w:val="008579D3"/>
    <w:rsid w:val="008608A3"/>
    <w:rsid w:val="00860EE2"/>
    <w:rsid w:val="00860F54"/>
    <w:rsid w:val="00860F87"/>
    <w:rsid w:val="00861567"/>
    <w:rsid w:val="00861DA7"/>
    <w:rsid w:val="008629DE"/>
    <w:rsid w:val="00862FD9"/>
    <w:rsid w:val="008630BD"/>
    <w:rsid w:val="008630F4"/>
    <w:rsid w:val="008644F6"/>
    <w:rsid w:val="00864FE0"/>
    <w:rsid w:val="0086543B"/>
    <w:rsid w:val="008668C4"/>
    <w:rsid w:val="00867873"/>
    <w:rsid w:val="0087075B"/>
    <w:rsid w:val="00872809"/>
    <w:rsid w:val="0087364C"/>
    <w:rsid w:val="008736A2"/>
    <w:rsid w:val="008738EC"/>
    <w:rsid w:val="00874537"/>
    <w:rsid w:val="0087467C"/>
    <w:rsid w:val="00874D75"/>
    <w:rsid w:val="008766B2"/>
    <w:rsid w:val="008810BE"/>
    <w:rsid w:val="008819CA"/>
    <w:rsid w:val="00881E89"/>
    <w:rsid w:val="00882198"/>
    <w:rsid w:val="00882342"/>
    <w:rsid w:val="00885F5F"/>
    <w:rsid w:val="00886942"/>
    <w:rsid w:val="00886E65"/>
    <w:rsid w:val="0088760F"/>
    <w:rsid w:val="00890824"/>
    <w:rsid w:val="00890DF6"/>
    <w:rsid w:val="008910F6"/>
    <w:rsid w:val="0089125B"/>
    <w:rsid w:val="00891D65"/>
    <w:rsid w:val="00895920"/>
    <w:rsid w:val="00895B08"/>
    <w:rsid w:val="00895C41"/>
    <w:rsid w:val="00896B5E"/>
    <w:rsid w:val="00897B1E"/>
    <w:rsid w:val="008A020D"/>
    <w:rsid w:val="008A04B3"/>
    <w:rsid w:val="008A1A78"/>
    <w:rsid w:val="008A2094"/>
    <w:rsid w:val="008A3D7F"/>
    <w:rsid w:val="008A4442"/>
    <w:rsid w:val="008A46A1"/>
    <w:rsid w:val="008A5385"/>
    <w:rsid w:val="008B020B"/>
    <w:rsid w:val="008B1C09"/>
    <w:rsid w:val="008B2A2F"/>
    <w:rsid w:val="008B3B8D"/>
    <w:rsid w:val="008B41DD"/>
    <w:rsid w:val="008B5061"/>
    <w:rsid w:val="008B5244"/>
    <w:rsid w:val="008B663B"/>
    <w:rsid w:val="008B68E6"/>
    <w:rsid w:val="008B70A6"/>
    <w:rsid w:val="008C035D"/>
    <w:rsid w:val="008C0B2C"/>
    <w:rsid w:val="008C1133"/>
    <w:rsid w:val="008C268C"/>
    <w:rsid w:val="008C28AA"/>
    <w:rsid w:val="008C2E51"/>
    <w:rsid w:val="008C61D9"/>
    <w:rsid w:val="008C7FA0"/>
    <w:rsid w:val="008D01F4"/>
    <w:rsid w:val="008D0380"/>
    <w:rsid w:val="008D09DD"/>
    <w:rsid w:val="008D0E43"/>
    <w:rsid w:val="008D1B5A"/>
    <w:rsid w:val="008D445B"/>
    <w:rsid w:val="008D5522"/>
    <w:rsid w:val="008D5738"/>
    <w:rsid w:val="008D7064"/>
    <w:rsid w:val="008D7CDC"/>
    <w:rsid w:val="008E0294"/>
    <w:rsid w:val="008E02F7"/>
    <w:rsid w:val="008E082D"/>
    <w:rsid w:val="008E0E6D"/>
    <w:rsid w:val="008E0E84"/>
    <w:rsid w:val="008E1F6D"/>
    <w:rsid w:val="008E2B34"/>
    <w:rsid w:val="008E3299"/>
    <w:rsid w:val="008E3AED"/>
    <w:rsid w:val="008E4CB9"/>
    <w:rsid w:val="008E5102"/>
    <w:rsid w:val="008E521D"/>
    <w:rsid w:val="008E5FCF"/>
    <w:rsid w:val="008E6911"/>
    <w:rsid w:val="008E7617"/>
    <w:rsid w:val="008F0F6B"/>
    <w:rsid w:val="008F3DA0"/>
    <w:rsid w:val="008F4104"/>
    <w:rsid w:val="008F450F"/>
    <w:rsid w:val="008F555A"/>
    <w:rsid w:val="008F58EB"/>
    <w:rsid w:val="008F6BC1"/>
    <w:rsid w:val="008F731E"/>
    <w:rsid w:val="008F73D1"/>
    <w:rsid w:val="008F75B3"/>
    <w:rsid w:val="008F7ACA"/>
    <w:rsid w:val="00900469"/>
    <w:rsid w:val="0090118E"/>
    <w:rsid w:val="00901900"/>
    <w:rsid w:val="00902AF5"/>
    <w:rsid w:val="009030ED"/>
    <w:rsid w:val="00903896"/>
    <w:rsid w:val="009068ED"/>
    <w:rsid w:val="009075A0"/>
    <w:rsid w:val="00910D6B"/>
    <w:rsid w:val="00912F3B"/>
    <w:rsid w:val="00915349"/>
    <w:rsid w:val="009158CC"/>
    <w:rsid w:val="00915BB1"/>
    <w:rsid w:val="00916166"/>
    <w:rsid w:val="00916CE9"/>
    <w:rsid w:val="00920A40"/>
    <w:rsid w:val="009210F0"/>
    <w:rsid w:val="009216C7"/>
    <w:rsid w:val="00921BC5"/>
    <w:rsid w:val="00921FF0"/>
    <w:rsid w:val="00922EE0"/>
    <w:rsid w:val="009238D6"/>
    <w:rsid w:val="00923F38"/>
    <w:rsid w:val="00923F4F"/>
    <w:rsid w:val="009242CD"/>
    <w:rsid w:val="00924760"/>
    <w:rsid w:val="00927DA2"/>
    <w:rsid w:val="00927F53"/>
    <w:rsid w:val="009301DA"/>
    <w:rsid w:val="00930C2B"/>
    <w:rsid w:val="00931AF2"/>
    <w:rsid w:val="00932088"/>
    <w:rsid w:val="0093306E"/>
    <w:rsid w:val="00933A4F"/>
    <w:rsid w:val="00934F28"/>
    <w:rsid w:val="0093544D"/>
    <w:rsid w:val="0093570C"/>
    <w:rsid w:val="00935C39"/>
    <w:rsid w:val="00935F80"/>
    <w:rsid w:val="009376C1"/>
    <w:rsid w:val="009410D7"/>
    <w:rsid w:val="00942308"/>
    <w:rsid w:val="009457A8"/>
    <w:rsid w:val="009462DE"/>
    <w:rsid w:val="009463CC"/>
    <w:rsid w:val="00946672"/>
    <w:rsid w:val="00947D9D"/>
    <w:rsid w:val="00951E1C"/>
    <w:rsid w:val="00953753"/>
    <w:rsid w:val="00953EBA"/>
    <w:rsid w:val="00954A60"/>
    <w:rsid w:val="00954F2D"/>
    <w:rsid w:val="00955C65"/>
    <w:rsid w:val="00955D4D"/>
    <w:rsid w:val="00960ABF"/>
    <w:rsid w:val="00960C59"/>
    <w:rsid w:val="00961572"/>
    <w:rsid w:val="00961643"/>
    <w:rsid w:val="00962898"/>
    <w:rsid w:val="00962C05"/>
    <w:rsid w:val="0096374E"/>
    <w:rsid w:val="0096473D"/>
    <w:rsid w:val="0096499D"/>
    <w:rsid w:val="00964FB6"/>
    <w:rsid w:val="00965ED7"/>
    <w:rsid w:val="00966254"/>
    <w:rsid w:val="009665B8"/>
    <w:rsid w:val="00966816"/>
    <w:rsid w:val="00967048"/>
    <w:rsid w:val="0096769F"/>
    <w:rsid w:val="00970132"/>
    <w:rsid w:val="00971881"/>
    <w:rsid w:val="0097243C"/>
    <w:rsid w:val="00972727"/>
    <w:rsid w:val="0097272B"/>
    <w:rsid w:val="00973590"/>
    <w:rsid w:val="0097392F"/>
    <w:rsid w:val="009748D6"/>
    <w:rsid w:val="0097518D"/>
    <w:rsid w:val="009765CF"/>
    <w:rsid w:val="009768E1"/>
    <w:rsid w:val="00976D39"/>
    <w:rsid w:val="009771C5"/>
    <w:rsid w:val="009775DC"/>
    <w:rsid w:val="00980E3F"/>
    <w:rsid w:val="0098222B"/>
    <w:rsid w:val="009839A2"/>
    <w:rsid w:val="00984BD8"/>
    <w:rsid w:val="00984E77"/>
    <w:rsid w:val="009853DF"/>
    <w:rsid w:val="00985E77"/>
    <w:rsid w:val="00986646"/>
    <w:rsid w:val="009901B4"/>
    <w:rsid w:val="00990815"/>
    <w:rsid w:val="0099146E"/>
    <w:rsid w:val="00991AE4"/>
    <w:rsid w:val="00992FA1"/>
    <w:rsid w:val="00993641"/>
    <w:rsid w:val="00993EDF"/>
    <w:rsid w:val="00995215"/>
    <w:rsid w:val="00995925"/>
    <w:rsid w:val="00995E4E"/>
    <w:rsid w:val="009977EB"/>
    <w:rsid w:val="00997F2C"/>
    <w:rsid w:val="009A0459"/>
    <w:rsid w:val="009A1529"/>
    <w:rsid w:val="009A5E23"/>
    <w:rsid w:val="009A6445"/>
    <w:rsid w:val="009A6D36"/>
    <w:rsid w:val="009A7107"/>
    <w:rsid w:val="009A7AD5"/>
    <w:rsid w:val="009B021F"/>
    <w:rsid w:val="009B06BF"/>
    <w:rsid w:val="009B17BB"/>
    <w:rsid w:val="009B1A31"/>
    <w:rsid w:val="009B23E7"/>
    <w:rsid w:val="009B35CE"/>
    <w:rsid w:val="009B42CC"/>
    <w:rsid w:val="009B4D1C"/>
    <w:rsid w:val="009B5307"/>
    <w:rsid w:val="009B538B"/>
    <w:rsid w:val="009B58F2"/>
    <w:rsid w:val="009B5AF1"/>
    <w:rsid w:val="009B6AEA"/>
    <w:rsid w:val="009B7237"/>
    <w:rsid w:val="009B7F46"/>
    <w:rsid w:val="009C0577"/>
    <w:rsid w:val="009C4B43"/>
    <w:rsid w:val="009C6678"/>
    <w:rsid w:val="009C73D0"/>
    <w:rsid w:val="009C7B9A"/>
    <w:rsid w:val="009D023E"/>
    <w:rsid w:val="009D1453"/>
    <w:rsid w:val="009D190A"/>
    <w:rsid w:val="009D241B"/>
    <w:rsid w:val="009D3BB8"/>
    <w:rsid w:val="009D3D74"/>
    <w:rsid w:val="009D48A3"/>
    <w:rsid w:val="009D4BD6"/>
    <w:rsid w:val="009D606D"/>
    <w:rsid w:val="009D6DEC"/>
    <w:rsid w:val="009D722F"/>
    <w:rsid w:val="009D7324"/>
    <w:rsid w:val="009D7687"/>
    <w:rsid w:val="009E0110"/>
    <w:rsid w:val="009E094E"/>
    <w:rsid w:val="009E0C9D"/>
    <w:rsid w:val="009E1811"/>
    <w:rsid w:val="009E1B09"/>
    <w:rsid w:val="009E23BB"/>
    <w:rsid w:val="009E250A"/>
    <w:rsid w:val="009E2F54"/>
    <w:rsid w:val="009E336F"/>
    <w:rsid w:val="009E531D"/>
    <w:rsid w:val="009E574E"/>
    <w:rsid w:val="009E65B2"/>
    <w:rsid w:val="009E675D"/>
    <w:rsid w:val="009F2141"/>
    <w:rsid w:val="009F4001"/>
    <w:rsid w:val="009F434D"/>
    <w:rsid w:val="009F4DB1"/>
    <w:rsid w:val="009F4FC5"/>
    <w:rsid w:val="009F5D8E"/>
    <w:rsid w:val="009F76C9"/>
    <w:rsid w:val="009F7DF3"/>
    <w:rsid w:val="009F7F95"/>
    <w:rsid w:val="00A0127A"/>
    <w:rsid w:val="00A01B04"/>
    <w:rsid w:val="00A02192"/>
    <w:rsid w:val="00A023B9"/>
    <w:rsid w:val="00A02615"/>
    <w:rsid w:val="00A02705"/>
    <w:rsid w:val="00A02A0A"/>
    <w:rsid w:val="00A05162"/>
    <w:rsid w:val="00A102F3"/>
    <w:rsid w:val="00A10574"/>
    <w:rsid w:val="00A10936"/>
    <w:rsid w:val="00A114DA"/>
    <w:rsid w:val="00A1332E"/>
    <w:rsid w:val="00A1388D"/>
    <w:rsid w:val="00A1404C"/>
    <w:rsid w:val="00A1405E"/>
    <w:rsid w:val="00A1637E"/>
    <w:rsid w:val="00A16B37"/>
    <w:rsid w:val="00A16B99"/>
    <w:rsid w:val="00A2049B"/>
    <w:rsid w:val="00A21654"/>
    <w:rsid w:val="00A21B30"/>
    <w:rsid w:val="00A22425"/>
    <w:rsid w:val="00A22EA8"/>
    <w:rsid w:val="00A22EEE"/>
    <w:rsid w:val="00A23520"/>
    <w:rsid w:val="00A24526"/>
    <w:rsid w:val="00A2480D"/>
    <w:rsid w:val="00A25374"/>
    <w:rsid w:val="00A26218"/>
    <w:rsid w:val="00A27F5D"/>
    <w:rsid w:val="00A301C9"/>
    <w:rsid w:val="00A31390"/>
    <w:rsid w:val="00A315F3"/>
    <w:rsid w:val="00A32DA2"/>
    <w:rsid w:val="00A33636"/>
    <w:rsid w:val="00A33B40"/>
    <w:rsid w:val="00A363C9"/>
    <w:rsid w:val="00A36586"/>
    <w:rsid w:val="00A36DC8"/>
    <w:rsid w:val="00A36FF5"/>
    <w:rsid w:val="00A37591"/>
    <w:rsid w:val="00A37873"/>
    <w:rsid w:val="00A405A3"/>
    <w:rsid w:val="00A4303A"/>
    <w:rsid w:val="00A43184"/>
    <w:rsid w:val="00A43C35"/>
    <w:rsid w:val="00A462F2"/>
    <w:rsid w:val="00A479BC"/>
    <w:rsid w:val="00A51937"/>
    <w:rsid w:val="00A52C5E"/>
    <w:rsid w:val="00A538A0"/>
    <w:rsid w:val="00A53F8B"/>
    <w:rsid w:val="00A544A5"/>
    <w:rsid w:val="00A54862"/>
    <w:rsid w:val="00A5518E"/>
    <w:rsid w:val="00A571C9"/>
    <w:rsid w:val="00A57FDE"/>
    <w:rsid w:val="00A60588"/>
    <w:rsid w:val="00A625C9"/>
    <w:rsid w:val="00A6309E"/>
    <w:rsid w:val="00A63B53"/>
    <w:rsid w:val="00A63CDD"/>
    <w:rsid w:val="00A6487D"/>
    <w:rsid w:val="00A651F8"/>
    <w:rsid w:val="00A6523D"/>
    <w:rsid w:val="00A65D04"/>
    <w:rsid w:val="00A65F76"/>
    <w:rsid w:val="00A6642E"/>
    <w:rsid w:val="00A66861"/>
    <w:rsid w:val="00A673D0"/>
    <w:rsid w:val="00A70927"/>
    <w:rsid w:val="00A72D78"/>
    <w:rsid w:val="00A741A1"/>
    <w:rsid w:val="00A742A3"/>
    <w:rsid w:val="00A75FC7"/>
    <w:rsid w:val="00A76F27"/>
    <w:rsid w:val="00A772D1"/>
    <w:rsid w:val="00A7731F"/>
    <w:rsid w:val="00A7777C"/>
    <w:rsid w:val="00A779D2"/>
    <w:rsid w:val="00A80351"/>
    <w:rsid w:val="00A80BBE"/>
    <w:rsid w:val="00A8167B"/>
    <w:rsid w:val="00A81C68"/>
    <w:rsid w:val="00A83121"/>
    <w:rsid w:val="00A83764"/>
    <w:rsid w:val="00A84189"/>
    <w:rsid w:val="00A85082"/>
    <w:rsid w:val="00A850F2"/>
    <w:rsid w:val="00A85A69"/>
    <w:rsid w:val="00A864DC"/>
    <w:rsid w:val="00A875C4"/>
    <w:rsid w:val="00A87813"/>
    <w:rsid w:val="00A87B50"/>
    <w:rsid w:val="00A91354"/>
    <w:rsid w:val="00A916AC"/>
    <w:rsid w:val="00A920E9"/>
    <w:rsid w:val="00A92112"/>
    <w:rsid w:val="00A93847"/>
    <w:rsid w:val="00A938DC"/>
    <w:rsid w:val="00A944A7"/>
    <w:rsid w:val="00A96221"/>
    <w:rsid w:val="00AA05C7"/>
    <w:rsid w:val="00AA1C24"/>
    <w:rsid w:val="00AA2F4A"/>
    <w:rsid w:val="00AA344B"/>
    <w:rsid w:val="00AA3B7A"/>
    <w:rsid w:val="00AA5AD1"/>
    <w:rsid w:val="00AA63CC"/>
    <w:rsid w:val="00AA6410"/>
    <w:rsid w:val="00AB0C50"/>
    <w:rsid w:val="00AB100C"/>
    <w:rsid w:val="00AB1A30"/>
    <w:rsid w:val="00AB235D"/>
    <w:rsid w:val="00AB27FC"/>
    <w:rsid w:val="00AB2FA6"/>
    <w:rsid w:val="00AB3C33"/>
    <w:rsid w:val="00AB3FB0"/>
    <w:rsid w:val="00AB432F"/>
    <w:rsid w:val="00AB548F"/>
    <w:rsid w:val="00AC0B41"/>
    <w:rsid w:val="00AC1DC9"/>
    <w:rsid w:val="00AC2F3C"/>
    <w:rsid w:val="00AC35E0"/>
    <w:rsid w:val="00AC38C0"/>
    <w:rsid w:val="00AC3E76"/>
    <w:rsid w:val="00AC4C8B"/>
    <w:rsid w:val="00AC4FB3"/>
    <w:rsid w:val="00AC5109"/>
    <w:rsid w:val="00AC5894"/>
    <w:rsid w:val="00AC6786"/>
    <w:rsid w:val="00AC6A0F"/>
    <w:rsid w:val="00AC6E29"/>
    <w:rsid w:val="00AC780E"/>
    <w:rsid w:val="00AD04B3"/>
    <w:rsid w:val="00AD0D09"/>
    <w:rsid w:val="00AD0ECC"/>
    <w:rsid w:val="00AD37F2"/>
    <w:rsid w:val="00AD3DDF"/>
    <w:rsid w:val="00AD3E4C"/>
    <w:rsid w:val="00AD4789"/>
    <w:rsid w:val="00AD565F"/>
    <w:rsid w:val="00AD586C"/>
    <w:rsid w:val="00AD5AAE"/>
    <w:rsid w:val="00AD697F"/>
    <w:rsid w:val="00AD74C5"/>
    <w:rsid w:val="00AD79FD"/>
    <w:rsid w:val="00AD7F4C"/>
    <w:rsid w:val="00AE033A"/>
    <w:rsid w:val="00AE151E"/>
    <w:rsid w:val="00AE1547"/>
    <w:rsid w:val="00AE37B2"/>
    <w:rsid w:val="00AE3B77"/>
    <w:rsid w:val="00AE3BB0"/>
    <w:rsid w:val="00AE465D"/>
    <w:rsid w:val="00AE716E"/>
    <w:rsid w:val="00AE75A9"/>
    <w:rsid w:val="00AF07D3"/>
    <w:rsid w:val="00AF1B82"/>
    <w:rsid w:val="00AF20CD"/>
    <w:rsid w:val="00AF34CF"/>
    <w:rsid w:val="00AF3608"/>
    <w:rsid w:val="00AF545C"/>
    <w:rsid w:val="00AF5598"/>
    <w:rsid w:val="00AF73F8"/>
    <w:rsid w:val="00AF7462"/>
    <w:rsid w:val="00B00B55"/>
    <w:rsid w:val="00B0147B"/>
    <w:rsid w:val="00B018CC"/>
    <w:rsid w:val="00B02AAE"/>
    <w:rsid w:val="00B0358A"/>
    <w:rsid w:val="00B03AAC"/>
    <w:rsid w:val="00B03EFF"/>
    <w:rsid w:val="00B043CF"/>
    <w:rsid w:val="00B045FF"/>
    <w:rsid w:val="00B047F8"/>
    <w:rsid w:val="00B05E4B"/>
    <w:rsid w:val="00B06F27"/>
    <w:rsid w:val="00B074F0"/>
    <w:rsid w:val="00B07C3A"/>
    <w:rsid w:val="00B07F7D"/>
    <w:rsid w:val="00B10721"/>
    <w:rsid w:val="00B10FEC"/>
    <w:rsid w:val="00B130E0"/>
    <w:rsid w:val="00B133EC"/>
    <w:rsid w:val="00B13742"/>
    <w:rsid w:val="00B154CA"/>
    <w:rsid w:val="00B16017"/>
    <w:rsid w:val="00B1641C"/>
    <w:rsid w:val="00B16C79"/>
    <w:rsid w:val="00B21BCF"/>
    <w:rsid w:val="00B23FEA"/>
    <w:rsid w:val="00B25035"/>
    <w:rsid w:val="00B25AE6"/>
    <w:rsid w:val="00B26C27"/>
    <w:rsid w:val="00B271CE"/>
    <w:rsid w:val="00B278F8"/>
    <w:rsid w:val="00B31218"/>
    <w:rsid w:val="00B31531"/>
    <w:rsid w:val="00B34077"/>
    <w:rsid w:val="00B34361"/>
    <w:rsid w:val="00B34AF7"/>
    <w:rsid w:val="00B35751"/>
    <w:rsid w:val="00B375E4"/>
    <w:rsid w:val="00B4153A"/>
    <w:rsid w:val="00B41C15"/>
    <w:rsid w:val="00B41C59"/>
    <w:rsid w:val="00B41CEA"/>
    <w:rsid w:val="00B43958"/>
    <w:rsid w:val="00B43DA3"/>
    <w:rsid w:val="00B44F8A"/>
    <w:rsid w:val="00B45470"/>
    <w:rsid w:val="00B456D8"/>
    <w:rsid w:val="00B45C2E"/>
    <w:rsid w:val="00B45E8D"/>
    <w:rsid w:val="00B473FA"/>
    <w:rsid w:val="00B5003D"/>
    <w:rsid w:val="00B50B80"/>
    <w:rsid w:val="00B52AE1"/>
    <w:rsid w:val="00B539AE"/>
    <w:rsid w:val="00B53AE8"/>
    <w:rsid w:val="00B53D93"/>
    <w:rsid w:val="00B53E65"/>
    <w:rsid w:val="00B548A4"/>
    <w:rsid w:val="00B54EFD"/>
    <w:rsid w:val="00B55324"/>
    <w:rsid w:val="00B5574D"/>
    <w:rsid w:val="00B55F68"/>
    <w:rsid w:val="00B566EF"/>
    <w:rsid w:val="00B57AD9"/>
    <w:rsid w:val="00B60FA3"/>
    <w:rsid w:val="00B620AC"/>
    <w:rsid w:val="00B62CBD"/>
    <w:rsid w:val="00B62D03"/>
    <w:rsid w:val="00B62EE8"/>
    <w:rsid w:val="00B64C26"/>
    <w:rsid w:val="00B65BAA"/>
    <w:rsid w:val="00B660FD"/>
    <w:rsid w:val="00B6641D"/>
    <w:rsid w:val="00B67CF1"/>
    <w:rsid w:val="00B71D65"/>
    <w:rsid w:val="00B729B9"/>
    <w:rsid w:val="00B736B6"/>
    <w:rsid w:val="00B753D1"/>
    <w:rsid w:val="00B765F6"/>
    <w:rsid w:val="00B76789"/>
    <w:rsid w:val="00B76C64"/>
    <w:rsid w:val="00B76FF4"/>
    <w:rsid w:val="00B770DF"/>
    <w:rsid w:val="00B77A0A"/>
    <w:rsid w:val="00B77B8C"/>
    <w:rsid w:val="00B80F3A"/>
    <w:rsid w:val="00B8127F"/>
    <w:rsid w:val="00B81ABB"/>
    <w:rsid w:val="00B8246D"/>
    <w:rsid w:val="00B82BB0"/>
    <w:rsid w:val="00B838C9"/>
    <w:rsid w:val="00B83B8F"/>
    <w:rsid w:val="00B83FED"/>
    <w:rsid w:val="00B84A60"/>
    <w:rsid w:val="00B8617B"/>
    <w:rsid w:val="00B87EEC"/>
    <w:rsid w:val="00B90E57"/>
    <w:rsid w:val="00B91FA6"/>
    <w:rsid w:val="00B9237B"/>
    <w:rsid w:val="00B932C2"/>
    <w:rsid w:val="00B9397E"/>
    <w:rsid w:val="00B95F00"/>
    <w:rsid w:val="00BA061D"/>
    <w:rsid w:val="00BA089D"/>
    <w:rsid w:val="00BA0950"/>
    <w:rsid w:val="00BA0C53"/>
    <w:rsid w:val="00BA0FCB"/>
    <w:rsid w:val="00BA4016"/>
    <w:rsid w:val="00BA40B0"/>
    <w:rsid w:val="00BA40C6"/>
    <w:rsid w:val="00BA43D5"/>
    <w:rsid w:val="00BA486D"/>
    <w:rsid w:val="00BA4DA3"/>
    <w:rsid w:val="00BB028A"/>
    <w:rsid w:val="00BB0799"/>
    <w:rsid w:val="00BB08CF"/>
    <w:rsid w:val="00BB0996"/>
    <w:rsid w:val="00BB11AD"/>
    <w:rsid w:val="00BB29D9"/>
    <w:rsid w:val="00BB3AFC"/>
    <w:rsid w:val="00BB490C"/>
    <w:rsid w:val="00BB4BB4"/>
    <w:rsid w:val="00BB5408"/>
    <w:rsid w:val="00BB6581"/>
    <w:rsid w:val="00BB75B3"/>
    <w:rsid w:val="00BB77A4"/>
    <w:rsid w:val="00BB7855"/>
    <w:rsid w:val="00BC082B"/>
    <w:rsid w:val="00BC118D"/>
    <w:rsid w:val="00BC3E19"/>
    <w:rsid w:val="00BC5380"/>
    <w:rsid w:val="00BC5A14"/>
    <w:rsid w:val="00BD0477"/>
    <w:rsid w:val="00BD0E9F"/>
    <w:rsid w:val="00BD5150"/>
    <w:rsid w:val="00BD5663"/>
    <w:rsid w:val="00BD64C9"/>
    <w:rsid w:val="00BD651E"/>
    <w:rsid w:val="00BD67A6"/>
    <w:rsid w:val="00BD71BB"/>
    <w:rsid w:val="00BD7272"/>
    <w:rsid w:val="00BD745C"/>
    <w:rsid w:val="00BE2544"/>
    <w:rsid w:val="00BE2C1E"/>
    <w:rsid w:val="00BE36A8"/>
    <w:rsid w:val="00BE3AD5"/>
    <w:rsid w:val="00BE4962"/>
    <w:rsid w:val="00BE4A38"/>
    <w:rsid w:val="00BE56B3"/>
    <w:rsid w:val="00BE5EA0"/>
    <w:rsid w:val="00BE6CFD"/>
    <w:rsid w:val="00BF03D4"/>
    <w:rsid w:val="00BF12DA"/>
    <w:rsid w:val="00BF17D9"/>
    <w:rsid w:val="00BF28D5"/>
    <w:rsid w:val="00BF29A5"/>
    <w:rsid w:val="00BF2D9D"/>
    <w:rsid w:val="00BF40FA"/>
    <w:rsid w:val="00BF4A94"/>
    <w:rsid w:val="00BF4E90"/>
    <w:rsid w:val="00BF52B1"/>
    <w:rsid w:val="00BF5640"/>
    <w:rsid w:val="00BF6CB4"/>
    <w:rsid w:val="00BF7F0F"/>
    <w:rsid w:val="00C0064D"/>
    <w:rsid w:val="00C015C6"/>
    <w:rsid w:val="00C0168C"/>
    <w:rsid w:val="00C03028"/>
    <w:rsid w:val="00C03A35"/>
    <w:rsid w:val="00C04642"/>
    <w:rsid w:val="00C06AF9"/>
    <w:rsid w:val="00C06CC2"/>
    <w:rsid w:val="00C07D48"/>
    <w:rsid w:val="00C105AD"/>
    <w:rsid w:val="00C11676"/>
    <w:rsid w:val="00C1173C"/>
    <w:rsid w:val="00C126F3"/>
    <w:rsid w:val="00C12C63"/>
    <w:rsid w:val="00C12DAA"/>
    <w:rsid w:val="00C13255"/>
    <w:rsid w:val="00C14158"/>
    <w:rsid w:val="00C15768"/>
    <w:rsid w:val="00C16E4B"/>
    <w:rsid w:val="00C16F83"/>
    <w:rsid w:val="00C20B2E"/>
    <w:rsid w:val="00C21BAF"/>
    <w:rsid w:val="00C22835"/>
    <w:rsid w:val="00C2316C"/>
    <w:rsid w:val="00C24A28"/>
    <w:rsid w:val="00C24B39"/>
    <w:rsid w:val="00C2670D"/>
    <w:rsid w:val="00C27ACE"/>
    <w:rsid w:val="00C3011F"/>
    <w:rsid w:val="00C30198"/>
    <w:rsid w:val="00C3074E"/>
    <w:rsid w:val="00C317B2"/>
    <w:rsid w:val="00C3235B"/>
    <w:rsid w:val="00C330C8"/>
    <w:rsid w:val="00C3373C"/>
    <w:rsid w:val="00C33E29"/>
    <w:rsid w:val="00C343AC"/>
    <w:rsid w:val="00C3506A"/>
    <w:rsid w:val="00C351D0"/>
    <w:rsid w:val="00C35C6B"/>
    <w:rsid w:val="00C35FC2"/>
    <w:rsid w:val="00C365AA"/>
    <w:rsid w:val="00C37446"/>
    <w:rsid w:val="00C375A1"/>
    <w:rsid w:val="00C413C2"/>
    <w:rsid w:val="00C42476"/>
    <w:rsid w:val="00C451A9"/>
    <w:rsid w:val="00C45376"/>
    <w:rsid w:val="00C455B5"/>
    <w:rsid w:val="00C4591B"/>
    <w:rsid w:val="00C45B59"/>
    <w:rsid w:val="00C46198"/>
    <w:rsid w:val="00C463DC"/>
    <w:rsid w:val="00C46D50"/>
    <w:rsid w:val="00C46D7E"/>
    <w:rsid w:val="00C47267"/>
    <w:rsid w:val="00C47B67"/>
    <w:rsid w:val="00C47E18"/>
    <w:rsid w:val="00C512DB"/>
    <w:rsid w:val="00C512FB"/>
    <w:rsid w:val="00C51596"/>
    <w:rsid w:val="00C51706"/>
    <w:rsid w:val="00C517E5"/>
    <w:rsid w:val="00C51B1A"/>
    <w:rsid w:val="00C53DA9"/>
    <w:rsid w:val="00C5516E"/>
    <w:rsid w:val="00C55197"/>
    <w:rsid w:val="00C55D23"/>
    <w:rsid w:val="00C56A2F"/>
    <w:rsid w:val="00C60713"/>
    <w:rsid w:val="00C612BF"/>
    <w:rsid w:val="00C62F4D"/>
    <w:rsid w:val="00C62F73"/>
    <w:rsid w:val="00C62F7C"/>
    <w:rsid w:val="00C6537E"/>
    <w:rsid w:val="00C66105"/>
    <w:rsid w:val="00C66B63"/>
    <w:rsid w:val="00C66F8D"/>
    <w:rsid w:val="00C66FAA"/>
    <w:rsid w:val="00C70781"/>
    <w:rsid w:val="00C70BA7"/>
    <w:rsid w:val="00C713FC"/>
    <w:rsid w:val="00C724A3"/>
    <w:rsid w:val="00C727CF"/>
    <w:rsid w:val="00C73179"/>
    <w:rsid w:val="00C73246"/>
    <w:rsid w:val="00C73760"/>
    <w:rsid w:val="00C73DC6"/>
    <w:rsid w:val="00C7502C"/>
    <w:rsid w:val="00C77085"/>
    <w:rsid w:val="00C80D5A"/>
    <w:rsid w:val="00C80D6E"/>
    <w:rsid w:val="00C81E13"/>
    <w:rsid w:val="00C81E82"/>
    <w:rsid w:val="00C823AD"/>
    <w:rsid w:val="00C82569"/>
    <w:rsid w:val="00C82A4F"/>
    <w:rsid w:val="00C82A84"/>
    <w:rsid w:val="00C83832"/>
    <w:rsid w:val="00C83A31"/>
    <w:rsid w:val="00C83C4E"/>
    <w:rsid w:val="00C8470D"/>
    <w:rsid w:val="00C84AA5"/>
    <w:rsid w:val="00C850CA"/>
    <w:rsid w:val="00C8558F"/>
    <w:rsid w:val="00C85804"/>
    <w:rsid w:val="00C862C2"/>
    <w:rsid w:val="00C869AB"/>
    <w:rsid w:val="00C871A3"/>
    <w:rsid w:val="00C90798"/>
    <w:rsid w:val="00C909A3"/>
    <w:rsid w:val="00C90B57"/>
    <w:rsid w:val="00C926ED"/>
    <w:rsid w:val="00C92B24"/>
    <w:rsid w:val="00C94A67"/>
    <w:rsid w:val="00C95EBE"/>
    <w:rsid w:val="00C96693"/>
    <w:rsid w:val="00CA06A5"/>
    <w:rsid w:val="00CA10F8"/>
    <w:rsid w:val="00CA1219"/>
    <w:rsid w:val="00CA1779"/>
    <w:rsid w:val="00CA1B20"/>
    <w:rsid w:val="00CA1FD9"/>
    <w:rsid w:val="00CA1FE4"/>
    <w:rsid w:val="00CA1FEC"/>
    <w:rsid w:val="00CA23E5"/>
    <w:rsid w:val="00CA301F"/>
    <w:rsid w:val="00CA3BB5"/>
    <w:rsid w:val="00CA3D68"/>
    <w:rsid w:val="00CA43AF"/>
    <w:rsid w:val="00CA4F92"/>
    <w:rsid w:val="00CA5D83"/>
    <w:rsid w:val="00CA642C"/>
    <w:rsid w:val="00CA658E"/>
    <w:rsid w:val="00CA6856"/>
    <w:rsid w:val="00CA701A"/>
    <w:rsid w:val="00CA7180"/>
    <w:rsid w:val="00CA728B"/>
    <w:rsid w:val="00CA79BD"/>
    <w:rsid w:val="00CB044C"/>
    <w:rsid w:val="00CB1B31"/>
    <w:rsid w:val="00CB25BA"/>
    <w:rsid w:val="00CB2EAC"/>
    <w:rsid w:val="00CB34C5"/>
    <w:rsid w:val="00CB389E"/>
    <w:rsid w:val="00CB4311"/>
    <w:rsid w:val="00CB45BB"/>
    <w:rsid w:val="00CB5914"/>
    <w:rsid w:val="00CB5B47"/>
    <w:rsid w:val="00CB600D"/>
    <w:rsid w:val="00CB66D0"/>
    <w:rsid w:val="00CC0152"/>
    <w:rsid w:val="00CC091F"/>
    <w:rsid w:val="00CC1FAD"/>
    <w:rsid w:val="00CC4C8F"/>
    <w:rsid w:val="00CC5372"/>
    <w:rsid w:val="00CC5770"/>
    <w:rsid w:val="00CC609C"/>
    <w:rsid w:val="00CC639C"/>
    <w:rsid w:val="00CC7071"/>
    <w:rsid w:val="00CC763E"/>
    <w:rsid w:val="00CD0E9D"/>
    <w:rsid w:val="00CD22B3"/>
    <w:rsid w:val="00CD2778"/>
    <w:rsid w:val="00CD3C69"/>
    <w:rsid w:val="00CD4603"/>
    <w:rsid w:val="00CD5772"/>
    <w:rsid w:val="00CD5C0F"/>
    <w:rsid w:val="00CD66BA"/>
    <w:rsid w:val="00CD689B"/>
    <w:rsid w:val="00CE0FF8"/>
    <w:rsid w:val="00CE118F"/>
    <w:rsid w:val="00CE192F"/>
    <w:rsid w:val="00CE2171"/>
    <w:rsid w:val="00CE2304"/>
    <w:rsid w:val="00CE2343"/>
    <w:rsid w:val="00CE2C29"/>
    <w:rsid w:val="00CE3078"/>
    <w:rsid w:val="00CE34A6"/>
    <w:rsid w:val="00CE4739"/>
    <w:rsid w:val="00CE4B44"/>
    <w:rsid w:val="00CE4B4D"/>
    <w:rsid w:val="00CE4FCA"/>
    <w:rsid w:val="00CE700B"/>
    <w:rsid w:val="00CE730F"/>
    <w:rsid w:val="00CF1800"/>
    <w:rsid w:val="00CF2BEB"/>
    <w:rsid w:val="00CF2EA8"/>
    <w:rsid w:val="00CF385F"/>
    <w:rsid w:val="00CF5E36"/>
    <w:rsid w:val="00CF6AD8"/>
    <w:rsid w:val="00CF784E"/>
    <w:rsid w:val="00CF7B11"/>
    <w:rsid w:val="00CF7C8B"/>
    <w:rsid w:val="00D003E8"/>
    <w:rsid w:val="00D00EFD"/>
    <w:rsid w:val="00D012D0"/>
    <w:rsid w:val="00D02113"/>
    <w:rsid w:val="00D02395"/>
    <w:rsid w:val="00D02804"/>
    <w:rsid w:val="00D0287D"/>
    <w:rsid w:val="00D03F87"/>
    <w:rsid w:val="00D04040"/>
    <w:rsid w:val="00D0502F"/>
    <w:rsid w:val="00D0549E"/>
    <w:rsid w:val="00D060BE"/>
    <w:rsid w:val="00D06D5D"/>
    <w:rsid w:val="00D06D71"/>
    <w:rsid w:val="00D07190"/>
    <w:rsid w:val="00D1060C"/>
    <w:rsid w:val="00D10BDA"/>
    <w:rsid w:val="00D11132"/>
    <w:rsid w:val="00D11770"/>
    <w:rsid w:val="00D1473C"/>
    <w:rsid w:val="00D150A0"/>
    <w:rsid w:val="00D15342"/>
    <w:rsid w:val="00D1587E"/>
    <w:rsid w:val="00D16F52"/>
    <w:rsid w:val="00D20259"/>
    <w:rsid w:val="00D20930"/>
    <w:rsid w:val="00D20FC6"/>
    <w:rsid w:val="00D2193A"/>
    <w:rsid w:val="00D22340"/>
    <w:rsid w:val="00D22D04"/>
    <w:rsid w:val="00D2359E"/>
    <w:rsid w:val="00D240AA"/>
    <w:rsid w:val="00D24414"/>
    <w:rsid w:val="00D249A2"/>
    <w:rsid w:val="00D26021"/>
    <w:rsid w:val="00D2725D"/>
    <w:rsid w:val="00D30C41"/>
    <w:rsid w:val="00D32D3E"/>
    <w:rsid w:val="00D33EA2"/>
    <w:rsid w:val="00D34953"/>
    <w:rsid w:val="00D352F8"/>
    <w:rsid w:val="00D35552"/>
    <w:rsid w:val="00D35DDD"/>
    <w:rsid w:val="00D37444"/>
    <w:rsid w:val="00D40293"/>
    <w:rsid w:val="00D414C0"/>
    <w:rsid w:val="00D42952"/>
    <w:rsid w:val="00D42B68"/>
    <w:rsid w:val="00D43079"/>
    <w:rsid w:val="00D431B0"/>
    <w:rsid w:val="00D43B71"/>
    <w:rsid w:val="00D43CBD"/>
    <w:rsid w:val="00D44418"/>
    <w:rsid w:val="00D44A30"/>
    <w:rsid w:val="00D452BB"/>
    <w:rsid w:val="00D46799"/>
    <w:rsid w:val="00D47F94"/>
    <w:rsid w:val="00D5026E"/>
    <w:rsid w:val="00D502B1"/>
    <w:rsid w:val="00D5040B"/>
    <w:rsid w:val="00D504CE"/>
    <w:rsid w:val="00D50EFB"/>
    <w:rsid w:val="00D51143"/>
    <w:rsid w:val="00D5149D"/>
    <w:rsid w:val="00D52CDC"/>
    <w:rsid w:val="00D535FF"/>
    <w:rsid w:val="00D53FA7"/>
    <w:rsid w:val="00D5496B"/>
    <w:rsid w:val="00D55937"/>
    <w:rsid w:val="00D5660B"/>
    <w:rsid w:val="00D568F0"/>
    <w:rsid w:val="00D568FA"/>
    <w:rsid w:val="00D573E7"/>
    <w:rsid w:val="00D57AB0"/>
    <w:rsid w:val="00D57ADD"/>
    <w:rsid w:val="00D61122"/>
    <w:rsid w:val="00D61E4E"/>
    <w:rsid w:val="00D63D35"/>
    <w:rsid w:val="00D6536A"/>
    <w:rsid w:val="00D678FE"/>
    <w:rsid w:val="00D71720"/>
    <w:rsid w:val="00D719F1"/>
    <w:rsid w:val="00D71A84"/>
    <w:rsid w:val="00D71F25"/>
    <w:rsid w:val="00D72CF7"/>
    <w:rsid w:val="00D72F8D"/>
    <w:rsid w:val="00D73962"/>
    <w:rsid w:val="00D73D54"/>
    <w:rsid w:val="00D73F5C"/>
    <w:rsid w:val="00D74754"/>
    <w:rsid w:val="00D7489F"/>
    <w:rsid w:val="00D74C35"/>
    <w:rsid w:val="00D76E5E"/>
    <w:rsid w:val="00D80243"/>
    <w:rsid w:val="00D806FA"/>
    <w:rsid w:val="00D80E29"/>
    <w:rsid w:val="00D80E5E"/>
    <w:rsid w:val="00D81D06"/>
    <w:rsid w:val="00D82EC3"/>
    <w:rsid w:val="00D831F7"/>
    <w:rsid w:val="00D83BD6"/>
    <w:rsid w:val="00D83C1D"/>
    <w:rsid w:val="00D84C53"/>
    <w:rsid w:val="00D86039"/>
    <w:rsid w:val="00D86187"/>
    <w:rsid w:val="00D86DA5"/>
    <w:rsid w:val="00D90EE1"/>
    <w:rsid w:val="00D9202D"/>
    <w:rsid w:val="00D93273"/>
    <w:rsid w:val="00D9391C"/>
    <w:rsid w:val="00D93B2A"/>
    <w:rsid w:val="00D94CBD"/>
    <w:rsid w:val="00D9583D"/>
    <w:rsid w:val="00D97025"/>
    <w:rsid w:val="00DA024F"/>
    <w:rsid w:val="00DA043F"/>
    <w:rsid w:val="00DA0C3C"/>
    <w:rsid w:val="00DA10FE"/>
    <w:rsid w:val="00DA1BC7"/>
    <w:rsid w:val="00DA2147"/>
    <w:rsid w:val="00DA216F"/>
    <w:rsid w:val="00DA440C"/>
    <w:rsid w:val="00DA4952"/>
    <w:rsid w:val="00DA5400"/>
    <w:rsid w:val="00DA5F94"/>
    <w:rsid w:val="00DA6562"/>
    <w:rsid w:val="00DA6B54"/>
    <w:rsid w:val="00DA79A6"/>
    <w:rsid w:val="00DA7C8D"/>
    <w:rsid w:val="00DB0479"/>
    <w:rsid w:val="00DB11FF"/>
    <w:rsid w:val="00DB141A"/>
    <w:rsid w:val="00DB142A"/>
    <w:rsid w:val="00DB1990"/>
    <w:rsid w:val="00DB237E"/>
    <w:rsid w:val="00DB3202"/>
    <w:rsid w:val="00DB333F"/>
    <w:rsid w:val="00DB33D6"/>
    <w:rsid w:val="00DB3E22"/>
    <w:rsid w:val="00DB41FB"/>
    <w:rsid w:val="00DB4C0C"/>
    <w:rsid w:val="00DB5AC5"/>
    <w:rsid w:val="00DB5F9A"/>
    <w:rsid w:val="00DB701C"/>
    <w:rsid w:val="00DB7702"/>
    <w:rsid w:val="00DC041F"/>
    <w:rsid w:val="00DC069F"/>
    <w:rsid w:val="00DC09F9"/>
    <w:rsid w:val="00DC0D09"/>
    <w:rsid w:val="00DC0E49"/>
    <w:rsid w:val="00DC1E15"/>
    <w:rsid w:val="00DC2074"/>
    <w:rsid w:val="00DC3119"/>
    <w:rsid w:val="00DC5E80"/>
    <w:rsid w:val="00DD03A1"/>
    <w:rsid w:val="00DD0B7E"/>
    <w:rsid w:val="00DD15A4"/>
    <w:rsid w:val="00DD1A4B"/>
    <w:rsid w:val="00DD2173"/>
    <w:rsid w:val="00DD2D71"/>
    <w:rsid w:val="00DD38C4"/>
    <w:rsid w:val="00DD3B46"/>
    <w:rsid w:val="00DD42B8"/>
    <w:rsid w:val="00DD4568"/>
    <w:rsid w:val="00DD6BEE"/>
    <w:rsid w:val="00DD79CF"/>
    <w:rsid w:val="00DE2B86"/>
    <w:rsid w:val="00DE329B"/>
    <w:rsid w:val="00DE3ECD"/>
    <w:rsid w:val="00DE5905"/>
    <w:rsid w:val="00DE60DD"/>
    <w:rsid w:val="00DE6AD3"/>
    <w:rsid w:val="00DE74E8"/>
    <w:rsid w:val="00DE79AB"/>
    <w:rsid w:val="00DF17C6"/>
    <w:rsid w:val="00DF19B4"/>
    <w:rsid w:val="00DF31EA"/>
    <w:rsid w:val="00DF3EE5"/>
    <w:rsid w:val="00DF43B6"/>
    <w:rsid w:val="00DF486F"/>
    <w:rsid w:val="00DF4EA2"/>
    <w:rsid w:val="00DF5A50"/>
    <w:rsid w:val="00DF5B0D"/>
    <w:rsid w:val="00DF5FDB"/>
    <w:rsid w:val="00DF6156"/>
    <w:rsid w:val="00DF6453"/>
    <w:rsid w:val="00DF7FC8"/>
    <w:rsid w:val="00E00139"/>
    <w:rsid w:val="00E001E7"/>
    <w:rsid w:val="00E00A08"/>
    <w:rsid w:val="00E012BF"/>
    <w:rsid w:val="00E016EA"/>
    <w:rsid w:val="00E03076"/>
    <w:rsid w:val="00E0345F"/>
    <w:rsid w:val="00E03596"/>
    <w:rsid w:val="00E03C52"/>
    <w:rsid w:val="00E0549D"/>
    <w:rsid w:val="00E06BD1"/>
    <w:rsid w:val="00E06D34"/>
    <w:rsid w:val="00E103AA"/>
    <w:rsid w:val="00E11421"/>
    <w:rsid w:val="00E11AEE"/>
    <w:rsid w:val="00E12570"/>
    <w:rsid w:val="00E128CA"/>
    <w:rsid w:val="00E12DD7"/>
    <w:rsid w:val="00E12E15"/>
    <w:rsid w:val="00E13807"/>
    <w:rsid w:val="00E14E46"/>
    <w:rsid w:val="00E14F00"/>
    <w:rsid w:val="00E15280"/>
    <w:rsid w:val="00E1586C"/>
    <w:rsid w:val="00E16D4D"/>
    <w:rsid w:val="00E1764C"/>
    <w:rsid w:val="00E17AAF"/>
    <w:rsid w:val="00E20053"/>
    <w:rsid w:val="00E206F4"/>
    <w:rsid w:val="00E21421"/>
    <w:rsid w:val="00E23661"/>
    <w:rsid w:val="00E24524"/>
    <w:rsid w:val="00E256CB"/>
    <w:rsid w:val="00E26BC5"/>
    <w:rsid w:val="00E27042"/>
    <w:rsid w:val="00E30C44"/>
    <w:rsid w:val="00E317C3"/>
    <w:rsid w:val="00E31FF0"/>
    <w:rsid w:val="00E32D02"/>
    <w:rsid w:val="00E34055"/>
    <w:rsid w:val="00E34D5B"/>
    <w:rsid w:val="00E3606A"/>
    <w:rsid w:val="00E3651F"/>
    <w:rsid w:val="00E36C80"/>
    <w:rsid w:val="00E37A54"/>
    <w:rsid w:val="00E37F40"/>
    <w:rsid w:val="00E41648"/>
    <w:rsid w:val="00E4171E"/>
    <w:rsid w:val="00E417C3"/>
    <w:rsid w:val="00E418B9"/>
    <w:rsid w:val="00E42607"/>
    <w:rsid w:val="00E42AB0"/>
    <w:rsid w:val="00E42C2F"/>
    <w:rsid w:val="00E441FA"/>
    <w:rsid w:val="00E44813"/>
    <w:rsid w:val="00E449BD"/>
    <w:rsid w:val="00E4639F"/>
    <w:rsid w:val="00E467B9"/>
    <w:rsid w:val="00E46B40"/>
    <w:rsid w:val="00E46C43"/>
    <w:rsid w:val="00E511F9"/>
    <w:rsid w:val="00E51F5D"/>
    <w:rsid w:val="00E521B8"/>
    <w:rsid w:val="00E52889"/>
    <w:rsid w:val="00E535DD"/>
    <w:rsid w:val="00E5365D"/>
    <w:rsid w:val="00E536DF"/>
    <w:rsid w:val="00E539F0"/>
    <w:rsid w:val="00E563C5"/>
    <w:rsid w:val="00E56D5A"/>
    <w:rsid w:val="00E60429"/>
    <w:rsid w:val="00E60CA0"/>
    <w:rsid w:val="00E61E05"/>
    <w:rsid w:val="00E61FAE"/>
    <w:rsid w:val="00E62133"/>
    <w:rsid w:val="00E634A4"/>
    <w:rsid w:val="00E63555"/>
    <w:rsid w:val="00E63652"/>
    <w:rsid w:val="00E65A6C"/>
    <w:rsid w:val="00E6672F"/>
    <w:rsid w:val="00E6746D"/>
    <w:rsid w:val="00E70B3C"/>
    <w:rsid w:val="00E74052"/>
    <w:rsid w:val="00E74092"/>
    <w:rsid w:val="00E74386"/>
    <w:rsid w:val="00E74D9C"/>
    <w:rsid w:val="00E74FF1"/>
    <w:rsid w:val="00E757E3"/>
    <w:rsid w:val="00E8079B"/>
    <w:rsid w:val="00E817D8"/>
    <w:rsid w:val="00E82BFD"/>
    <w:rsid w:val="00E83788"/>
    <w:rsid w:val="00E83E40"/>
    <w:rsid w:val="00E83FCA"/>
    <w:rsid w:val="00E8615C"/>
    <w:rsid w:val="00E86D66"/>
    <w:rsid w:val="00E90FD7"/>
    <w:rsid w:val="00E94A5E"/>
    <w:rsid w:val="00E95B6A"/>
    <w:rsid w:val="00E96051"/>
    <w:rsid w:val="00EA0CF8"/>
    <w:rsid w:val="00EA1201"/>
    <w:rsid w:val="00EA16D6"/>
    <w:rsid w:val="00EA20A9"/>
    <w:rsid w:val="00EA26CA"/>
    <w:rsid w:val="00EA2FE8"/>
    <w:rsid w:val="00EA5F85"/>
    <w:rsid w:val="00EA77C7"/>
    <w:rsid w:val="00EB087C"/>
    <w:rsid w:val="00EB19B3"/>
    <w:rsid w:val="00EB1A96"/>
    <w:rsid w:val="00EB1C71"/>
    <w:rsid w:val="00EB20BB"/>
    <w:rsid w:val="00EB3785"/>
    <w:rsid w:val="00EB429E"/>
    <w:rsid w:val="00EB42BB"/>
    <w:rsid w:val="00EB4856"/>
    <w:rsid w:val="00EB4A2B"/>
    <w:rsid w:val="00EB4BBF"/>
    <w:rsid w:val="00EB65DD"/>
    <w:rsid w:val="00EB7336"/>
    <w:rsid w:val="00EB75E0"/>
    <w:rsid w:val="00EC0A41"/>
    <w:rsid w:val="00EC175D"/>
    <w:rsid w:val="00EC1FDD"/>
    <w:rsid w:val="00EC23C6"/>
    <w:rsid w:val="00EC2741"/>
    <w:rsid w:val="00EC27F7"/>
    <w:rsid w:val="00EC2C1E"/>
    <w:rsid w:val="00EC4365"/>
    <w:rsid w:val="00EC5429"/>
    <w:rsid w:val="00EC7407"/>
    <w:rsid w:val="00EC7523"/>
    <w:rsid w:val="00ED00B7"/>
    <w:rsid w:val="00ED0E5F"/>
    <w:rsid w:val="00ED15EB"/>
    <w:rsid w:val="00ED2DE7"/>
    <w:rsid w:val="00ED3E42"/>
    <w:rsid w:val="00ED4449"/>
    <w:rsid w:val="00ED4CB7"/>
    <w:rsid w:val="00ED4D53"/>
    <w:rsid w:val="00ED54DB"/>
    <w:rsid w:val="00ED61A5"/>
    <w:rsid w:val="00ED7A8B"/>
    <w:rsid w:val="00EE095B"/>
    <w:rsid w:val="00EE20C5"/>
    <w:rsid w:val="00EE2467"/>
    <w:rsid w:val="00EE265D"/>
    <w:rsid w:val="00EE2F3F"/>
    <w:rsid w:val="00EE3E02"/>
    <w:rsid w:val="00EE40EB"/>
    <w:rsid w:val="00EE4641"/>
    <w:rsid w:val="00EE4A3A"/>
    <w:rsid w:val="00EE4A8C"/>
    <w:rsid w:val="00EE6336"/>
    <w:rsid w:val="00EE7101"/>
    <w:rsid w:val="00EE7F4B"/>
    <w:rsid w:val="00EF20D2"/>
    <w:rsid w:val="00EF214D"/>
    <w:rsid w:val="00EF2428"/>
    <w:rsid w:val="00EF3225"/>
    <w:rsid w:val="00EF4035"/>
    <w:rsid w:val="00EF43F5"/>
    <w:rsid w:val="00EF47F7"/>
    <w:rsid w:val="00EF4C36"/>
    <w:rsid w:val="00EF538F"/>
    <w:rsid w:val="00EF6469"/>
    <w:rsid w:val="00EF6585"/>
    <w:rsid w:val="00EF6A7D"/>
    <w:rsid w:val="00F00FC3"/>
    <w:rsid w:val="00F0157C"/>
    <w:rsid w:val="00F0172E"/>
    <w:rsid w:val="00F01F05"/>
    <w:rsid w:val="00F022AF"/>
    <w:rsid w:val="00F0244E"/>
    <w:rsid w:val="00F02956"/>
    <w:rsid w:val="00F02C0B"/>
    <w:rsid w:val="00F02F25"/>
    <w:rsid w:val="00F0476B"/>
    <w:rsid w:val="00F04DBE"/>
    <w:rsid w:val="00F06A7E"/>
    <w:rsid w:val="00F06ACE"/>
    <w:rsid w:val="00F07B85"/>
    <w:rsid w:val="00F07EF1"/>
    <w:rsid w:val="00F10926"/>
    <w:rsid w:val="00F10941"/>
    <w:rsid w:val="00F112A0"/>
    <w:rsid w:val="00F11BB6"/>
    <w:rsid w:val="00F1211D"/>
    <w:rsid w:val="00F13F34"/>
    <w:rsid w:val="00F141F3"/>
    <w:rsid w:val="00F1446D"/>
    <w:rsid w:val="00F1485C"/>
    <w:rsid w:val="00F15148"/>
    <w:rsid w:val="00F1570F"/>
    <w:rsid w:val="00F15817"/>
    <w:rsid w:val="00F15C95"/>
    <w:rsid w:val="00F161E7"/>
    <w:rsid w:val="00F1663D"/>
    <w:rsid w:val="00F16947"/>
    <w:rsid w:val="00F16EE4"/>
    <w:rsid w:val="00F21428"/>
    <w:rsid w:val="00F21B5E"/>
    <w:rsid w:val="00F225E9"/>
    <w:rsid w:val="00F23531"/>
    <w:rsid w:val="00F23651"/>
    <w:rsid w:val="00F2365B"/>
    <w:rsid w:val="00F2386F"/>
    <w:rsid w:val="00F2561E"/>
    <w:rsid w:val="00F262A2"/>
    <w:rsid w:val="00F265D3"/>
    <w:rsid w:val="00F26CDC"/>
    <w:rsid w:val="00F270A5"/>
    <w:rsid w:val="00F27B94"/>
    <w:rsid w:val="00F310AF"/>
    <w:rsid w:val="00F31C1D"/>
    <w:rsid w:val="00F32C75"/>
    <w:rsid w:val="00F331C4"/>
    <w:rsid w:val="00F338FC"/>
    <w:rsid w:val="00F346A6"/>
    <w:rsid w:val="00F352DA"/>
    <w:rsid w:val="00F3569D"/>
    <w:rsid w:val="00F363C4"/>
    <w:rsid w:val="00F3666D"/>
    <w:rsid w:val="00F36E1C"/>
    <w:rsid w:val="00F37E1F"/>
    <w:rsid w:val="00F37EF5"/>
    <w:rsid w:val="00F37FBF"/>
    <w:rsid w:val="00F4038F"/>
    <w:rsid w:val="00F4139E"/>
    <w:rsid w:val="00F41B91"/>
    <w:rsid w:val="00F42E12"/>
    <w:rsid w:val="00F42F2F"/>
    <w:rsid w:val="00F441FB"/>
    <w:rsid w:val="00F44837"/>
    <w:rsid w:val="00F4495A"/>
    <w:rsid w:val="00F46588"/>
    <w:rsid w:val="00F467AA"/>
    <w:rsid w:val="00F4681C"/>
    <w:rsid w:val="00F47A09"/>
    <w:rsid w:val="00F509BE"/>
    <w:rsid w:val="00F50C16"/>
    <w:rsid w:val="00F51FD2"/>
    <w:rsid w:val="00F52076"/>
    <w:rsid w:val="00F53022"/>
    <w:rsid w:val="00F538D1"/>
    <w:rsid w:val="00F549F4"/>
    <w:rsid w:val="00F5577D"/>
    <w:rsid w:val="00F563DD"/>
    <w:rsid w:val="00F56E5F"/>
    <w:rsid w:val="00F5750F"/>
    <w:rsid w:val="00F57713"/>
    <w:rsid w:val="00F57B97"/>
    <w:rsid w:val="00F605FC"/>
    <w:rsid w:val="00F60636"/>
    <w:rsid w:val="00F60948"/>
    <w:rsid w:val="00F6099E"/>
    <w:rsid w:val="00F610D9"/>
    <w:rsid w:val="00F61626"/>
    <w:rsid w:val="00F61BF6"/>
    <w:rsid w:val="00F61F1C"/>
    <w:rsid w:val="00F623D4"/>
    <w:rsid w:val="00F62549"/>
    <w:rsid w:val="00F62DD8"/>
    <w:rsid w:val="00F63375"/>
    <w:rsid w:val="00F640C5"/>
    <w:rsid w:val="00F64BEC"/>
    <w:rsid w:val="00F64D0A"/>
    <w:rsid w:val="00F65771"/>
    <w:rsid w:val="00F66998"/>
    <w:rsid w:val="00F701E6"/>
    <w:rsid w:val="00F70BB6"/>
    <w:rsid w:val="00F71063"/>
    <w:rsid w:val="00F71292"/>
    <w:rsid w:val="00F7207D"/>
    <w:rsid w:val="00F72C58"/>
    <w:rsid w:val="00F73125"/>
    <w:rsid w:val="00F74F50"/>
    <w:rsid w:val="00F74FBB"/>
    <w:rsid w:val="00F751A7"/>
    <w:rsid w:val="00F77A0E"/>
    <w:rsid w:val="00F77C9D"/>
    <w:rsid w:val="00F8040D"/>
    <w:rsid w:val="00F80DB9"/>
    <w:rsid w:val="00F80F4B"/>
    <w:rsid w:val="00F81070"/>
    <w:rsid w:val="00F81246"/>
    <w:rsid w:val="00F82D7D"/>
    <w:rsid w:val="00F836AB"/>
    <w:rsid w:val="00F83986"/>
    <w:rsid w:val="00F847CA"/>
    <w:rsid w:val="00F8499C"/>
    <w:rsid w:val="00F855B3"/>
    <w:rsid w:val="00F87155"/>
    <w:rsid w:val="00F8783C"/>
    <w:rsid w:val="00F90C26"/>
    <w:rsid w:val="00F91B9F"/>
    <w:rsid w:val="00F92804"/>
    <w:rsid w:val="00F92C19"/>
    <w:rsid w:val="00F932D4"/>
    <w:rsid w:val="00F93D41"/>
    <w:rsid w:val="00F94F55"/>
    <w:rsid w:val="00F9555C"/>
    <w:rsid w:val="00F95789"/>
    <w:rsid w:val="00F95E77"/>
    <w:rsid w:val="00F962A5"/>
    <w:rsid w:val="00F96AE2"/>
    <w:rsid w:val="00F977EA"/>
    <w:rsid w:val="00F97C7B"/>
    <w:rsid w:val="00FA0BE6"/>
    <w:rsid w:val="00FA1D47"/>
    <w:rsid w:val="00FA264F"/>
    <w:rsid w:val="00FA2665"/>
    <w:rsid w:val="00FA2872"/>
    <w:rsid w:val="00FA39F4"/>
    <w:rsid w:val="00FA54B8"/>
    <w:rsid w:val="00FA55D2"/>
    <w:rsid w:val="00FA6502"/>
    <w:rsid w:val="00FA69AC"/>
    <w:rsid w:val="00FA6A2E"/>
    <w:rsid w:val="00FA7108"/>
    <w:rsid w:val="00FA7B93"/>
    <w:rsid w:val="00FB0C8D"/>
    <w:rsid w:val="00FB1504"/>
    <w:rsid w:val="00FB1FF6"/>
    <w:rsid w:val="00FB202F"/>
    <w:rsid w:val="00FB3F1C"/>
    <w:rsid w:val="00FB4254"/>
    <w:rsid w:val="00FB4396"/>
    <w:rsid w:val="00FB75AA"/>
    <w:rsid w:val="00FC0311"/>
    <w:rsid w:val="00FC0D7D"/>
    <w:rsid w:val="00FC1491"/>
    <w:rsid w:val="00FC1EDC"/>
    <w:rsid w:val="00FC2AF4"/>
    <w:rsid w:val="00FC3CCC"/>
    <w:rsid w:val="00FC4151"/>
    <w:rsid w:val="00FC4EB0"/>
    <w:rsid w:val="00FC636D"/>
    <w:rsid w:val="00FC6383"/>
    <w:rsid w:val="00FC6D19"/>
    <w:rsid w:val="00FD04EE"/>
    <w:rsid w:val="00FD462C"/>
    <w:rsid w:val="00FD4F67"/>
    <w:rsid w:val="00FD55CC"/>
    <w:rsid w:val="00FD5A56"/>
    <w:rsid w:val="00FD6694"/>
    <w:rsid w:val="00FD6AAB"/>
    <w:rsid w:val="00FD713D"/>
    <w:rsid w:val="00FD782D"/>
    <w:rsid w:val="00FE085F"/>
    <w:rsid w:val="00FE104D"/>
    <w:rsid w:val="00FE1080"/>
    <w:rsid w:val="00FE18A6"/>
    <w:rsid w:val="00FE1BBA"/>
    <w:rsid w:val="00FE1DEC"/>
    <w:rsid w:val="00FE27EB"/>
    <w:rsid w:val="00FE2993"/>
    <w:rsid w:val="00FE3005"/>
    <w:rsid w:val="00FE49B9"/>
    <w:rsid w:val="00FE50F2"/>
    <w:rsid w:val="00FE63B1"/>
    <w:rsid w:val="00FE6581"/>
    <w:rsid w:val="00FE6939"/>
    <w:rsid w:val="00FE757B"/>
    <w:rsid w:val="00FF00EB"/>
    <w:rsid w:val="00FF0383"/>
    <w:rsid w:val="00FF0FA7"/>
    <w:rsid w:val="00FF1799"/>
    <w:rsid w:val="00FF18A4"/>
    <w:rsid w:val="00FF1D5E"/>
    <w:rsid w:val="00FF2002"/>
    <w:rsid w:val="00FF21E1"/>
    <w:rsid w:val="00FF29B7"/>
    <w:rsid w:val="00FF3322"/>
    <w:rsid w:val="00FF34E5"/>
    <w:rsid w:val="00FF46F1"/>
    <w:rsid w:val="00FF516D"/>
    <w:rsid w:val="00FF51D1"/>
    <w:rsid w:val="00FF56E9"/>
    <w:rsid w:val="00FF666B"/>
    <w:rsid w:val="00FF66E1"/>
    <w:rsid w:val="00FF6DD7"/>
    <w:rsid w:val="00FF78D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8624"/>
  <w15:chartTrackingRefBased/>
  <w15:docId w15:val="{DC21A166-4D41-41D2-8062-C5CAD41BE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RW"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882"/>
    <w:rPr>
      <w:rFonts w:ascii="Times New Roman" w:hAnsi="Times New Roman"/>
    </w:rPr>
  </w:style>
  <w:style w:type="paragraph" w:styleId="Heading1">
    <w:name w:val="heading 1"/>
    <w:basedOn w:val="Normal"/>
    <w:next w:val="Normal"/>
    <w:link w:val="Heading1Char"/>
    <w:uiPriority w:val="9"/>
    <w:qFormat/>
    <w:rsid w:val="001061ED"/>
    <w:pPr>
      <w:keepNext/>
      <w:keepLines/>
      <w:spacing w:before="360" w:after="80"/>
      <w:outlineLvl w:val="0"/>
    </w:pPr>
    <w:rPr>
      <w:rFonts w:eastAsiaTheme="majorEastAsia" w:cstheme="majorBidi"/>
      <w:color w:val="000000" w:themeColor="text1"/>
      <w:sz w:val="32"/>
      <w:szCs w:val="40"/>
    </w:rPr>
  </w:style>
  <w:style w:type="paragraph" w:styleId="Heading2">
    <w:name w:val="heading 2"/>
    <w:basedOn w:val="Normal"/>
    <w:next w:val="Normal"/>
    <w:link w:val="Heading2Char"/>
    <w:uiPriority w:val="9"/>
    <w:unhideWhenUsed/>
    <w:qFormat/>
    <w:rsid w:val="001061ED"/>
    <w:pPr>
      <w:keepNext/>
      <w:keepLines/>
      <w:numPr>
        <w:numId w:val="9"/>
      </w:numPr>
      <w:spacing w:before="160" w:after="80"/>
      <w:outlineLvl w:val="1"/>
    </w:pPr>
    <w:rPr>
      <w:rFonts w:eastAsiaTheme="majorEastAsia" w:cstheme="majorBidi"/>
      <w:color w:val="0A2F41" w:themeColor="accent1" w:themeShade="80"/>
      <w:sz w:val="28"/>
      <w:szCs w:val="32"/>
    </w:rPr>
  </w:style>
  <w:style w:type="paragraph" w:styleId="Heading3">
    <w:name w:val="heading 3"/>
    <w:basedOn w:val="Normal"/>
    <w:next w:val="Normal"/>
    <w:link w:val="Heading3Char"/>
    <w:uiPriority w:val="9"/>
    <w:unhideWhenUsed/>
    <w:qFormat/>
    <w:rsid w:val="00831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1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1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1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1ED"/>
    <w:rPr>
      <w:rFonts w:ascii="Times New Roman" w:eastAsiaTheme="majorEastAsia" w:hAnsi="Times New Roman" w:cstheme="majorBidi"/>
      <w:color w:val="000000" w:themeColor="text1"/>
      <w:sz w:val="32"/>
      <w:szCs w:val="40"/>
    </w:rPr>
  </w:style>
  <w:style w:type="character" w:customStyle="1" w:styleId="Heading2Char">
    <w:name w:val="Heading 2 Char"/>
    <w:basedOn w:val="DefaultParagraphFont"/>
    <w:link w:val="Heading2"/>
    <w:uiPriority w:val="9"/>
    <w:rsid w:val="001061ED"/>
    <w:rPr>
      <w:rFonts w:ascii="Times New Roman" w:eastAsiaTheme="majorEastAsia" w:hAnsi="Times New Roman" w:cstheme="majorBidi"/>
      <w:color w:val="0A2F41" w:themeColor="accent1" w:themeShade="80"/>
      <w:sz w:val="28"/>
      <w:szCs w:val="32"/>
    </w:rPr>
  </w:style>
  <w:style w:type="character" w:customStyle="1" w:styleId="Heading3Char">
    <w:name w:val="Heading 3 Char"/>
    <w:basedOn w:val="DefaultParagraphFont"/>
    <w:link w:val="Heading3"/>
    <w:uiPriority w:val="9"/>
    <w:rsid w:val="00831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1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1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1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16C"/>
    <w:rPr>
      <w:rFonts w:eastAsiaTheme="majorEastAsia" w:cstheme="majorBidi"/>
      <w:color w:val="272727" w:themeColor="text1" w:themeTint="D8"/>
    </w:rPr>
  </w:style>
  <w:style w:type="paragraph" w:styleId="Title">
    <w:name w:val="Title"/>
    <w:basedOn w:val="Normal"/>
    <w:next w:val="Normal"/>
    <w:link w:val="TitleChar"/>
    <w:uiPriority w:val="10"/>
    <w:qFormat/>
    <w:rsid w:val="00831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16C"/>
    <w:pPr>
      <w:spacing w:before="160"/>
      <w:jc w:val="center"/>
    </w:pPr>
    <w:rPr>
      <w:i/>
      <w:iCs/>
      <w:color w:val="404040" w:themeColor="text1" w:themeTint="BF"/>
    </w:rPr>
  </w:style>
  <w:style w:type="character" w:customStyle="1" w:styleId="QuoteChar">
    <w:name w:val="Quote Char"/>
    <w:basedOn w:val="DefaultParagraphFont"/>
    <w:link w:val="Quote"/>
    <w:uiPriority w:val="29"/>
    <w:rsid w:val="0083116C"/>
    <w:rPr>
      <w:i/>
      <w:iCs/>
      <w:color w:val="404040" w:themeColor="text1" w:themeTint="BF"/>
    </w:rPr>
  </w:style>
  <w:style w:type="paragraph" w:styleId="ListParagraph">
    <w:name w:val="List Paragraph"/>
    <w:basedOn w:val="Normal"/>
    <w:uiPriority w:val="34"/>
    <w:qFormat/>
    <w:rsid w:val="0083116C"/>
    <w:pPr>
      <w:ind w:left="720"/>
      <w:contextualSpacing/>
    </w:pPr>
  </w:style>
  <w:style w:type="character" w:styleId="IntenseEmphasis">
    <w:name w:val="Intense Emphasis"/>
    <w:basedOn w:val="DefaultParagraphFont"/>
    <w:uiPriority w:val="21"/>
    <w:qFormat/>
    <w:rsid w:val="0083116C"/>
    <w:rPr>
      <w:i/>
      <w:iCs/>
      <w:color w:val="0F4761" w:themeColor="accent1" w:themeShade="BF"/>
    </w:rPr>
  </w:style>
  <w:style w:type="paragraph" w:styleId="IntenseQuote">
    <w:name w:val="Intense Quote"/>
    <w:basedOn w:val="Normal"/>
    <w:next w:val="Normal"/>
    <w:link w:val="IntenseQuoteChar"/>
    <w:uiPriority w:val="30"/>
    <w:qFormat/>
    <w:rsid w:val="00831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116C"/>
    <w:rPr>
      <w:i/>
      <w:iCs/>
      <w:color w:val="0F4761" w:themeColor="accent1" w:themeShade="BF"/>
    </w:rPr>
  </w:style>
  <w:style w:type="character" w:styleId="IntenseReference">
    <w:name w:val="Intense Reference"/>
    <w:basedOn w:val="DefaultParagraphFont"/>
    <w:uiPriority w:val="32"/>
    <w:qFormat/>
    <w:rsid w:val="0083116C"/>
    <w:rPr>
      <w:b/>
      <w:bCs/>
      <w:smallCaps/>
      <w:color w:val="0F4761" w:themeColor="accent1" w:themeShade="BF"/>
      <w:spacing w:val="5"/>
    </w:rPr>
  </w:style>
  <w:style w:type="paragraph" w:styleId="Bibliography">
    <w:name w:val="Bibliography"/>
    <w:basedOn w:val="Normal"/>
    <w:next w:val="Normal"/>
    <w:uiPriority w:val="37"/>
    <w:unhideWhenUsed/>
    <w:rsid w:val="00F71292"/>
    <w:pPr>
      <w:tabs>
        <w:tab w:val="left" w:pos="384"/>
      </w:tabs>
      <w:spacing w:after="0" w:line="240" w:lineRule="auto"/>
      <w:ind w:left="384" w:hanging="384"/>
    </w:pPr>
  </w:style>
  <w:style w:type="paragraph" w:styleId="Caption">
    <w:name w:val="caption"/>
    <w:basedOn w:val="Normal"/>
    <w:next w:val="Normal"/>
    <w:uiPriority w:val="35"/>
    <w:unhideWhenUsed/>
    <w:qFormat/>
    <w:rsid w:val="00074752"/>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E14E46"/>
    <w:rPr>
      <w:color w:val="666666"/>
    </w:rPr>
  </w:style>
  <w:style w:type="paragraph" w:styleId="Header">
    <w:name w:val="header"/>
    <w:basedOn w:val="Normal"/>
    <w:link w:val="HeaderChar"/>
    <w:uiPriority w:val="99"/>
    <w:unhideWhenUsed/>
    <w:rsid w:val="00F42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F2F"/>
  </w:style>
  <w:style w:type="paragraph" w:styleId="Footer">
    <w:name w:val="footer"/>
    <w:basedOn w:val="Normal"/>
    <w:link w:val="FooterChar"/>
    <w:uiPriority w:val="99"/>
    <w:unhideWhenUsed/>
    <w:rsid w:val="00F42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F2F"/>
  </w:style>
  <w:style w:type="table" w:styleId="TableGrid">
    <w:name w:val="Table Grid"/>
    <w:basedOn w:val="TableNormal"/>
    <w:uiPriority w:val="39"/>
    <w:rsid w:val="009D7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2782">
      <w:bodyDiv w:val="1"/>
      <w:marLeft w:val="0"/>
      <w:marRight w:val="0"/>
      <w:marTop w:val="0"/>
      <w:marBottom w:val="0"/>
      <w:divBdr>
        <w:top w:val="none" w:sz="0" w:space="0" w:color="auto"/>
        <w:left w:val="none" w:sz="0" w:space="0" w:color="auto"/>
        <w:bottom w:val="none" w:sz="0" w:space="0" w:color="auto"/>
        <w:right w:val="none" w:sz="0" w:space="0" w:color="auto"/>
      </w:divBdr>
      <w:divsChild>
        <w:div w:id="1064763822">
          <w:marLeft w:val="0"/>
          <w:marRight w:val="0"/>
          <w:marTop w:val="0"/>
          <w:marBottom w:val="0"/>
          <w:divBdr>
            <w:top w:val="none" w:sz="0" w:space="0" w:color="auto"/>
            <w:left w:val="none" w:sz="0" w:space="0" w:color="auto"/>
            <w:bottom w:val="none" w:sz="0" w:space="0" w:color="auto"/>
            <w:right w:val="none" w:sz="0" w:space="0" w:color="auto"/>
          </w:divBdr>
          <w:divsChild>
            <w:div w:id="1397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4505">
      <w:bodyDiv w:val="1"/>
      <w:marLeft w:val="0"/>
      <w:marRight w:val="0"/>
      <w:marTop w:val="0"/>
      <w:marBottom w:val="0"/>
      <w:divBdr>
        <w:top w:val="none" w:sz="0" w:space="0" w:color="auto"/>
        <w:left w:val="none" w:sz="0" w:space="0" w:color="auto"/>
        <w:bottom w:val="none" w:sz="0" w:space="0" w:color="auto"/>
        <w:right w:val="none" w:sz="0" w:space="0" w:color="auto"/>
      </w:divBdr>
      <w:divsChild>
        <w:div w:id="1291012642">
          <w:marLeft w:val="0"/>
          <w:marRight w:val="0"/>
          <w:marTop w:val="0"/>
          <w:marBottom w:val="0"/>
          <w:divBdr>
            <w:top w:val="none" w:sz="0" w:space="0" w:color="auto"/>
            <w:left w:val="none" w:sz="0" w:space="0" w:color="auto"/>
            <w:bottom w:val="none" w:sz="0" w:space="0" w:color="auto"/>
            <w:right w:val="none" w:sz="0" w:space="0" w:color="auto"/>
          </w:divBdr>
          <w:divsChild>
            <w:div w:id="12970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436">
      <w:bodyDiv w:val="1"/>
      <w:marLeft w:val="0"/>
      <w:marRight w:val="0"/>
      <w:marTop w:val="0"/>
      <w:marBottom w:val="0"/>
      <w:divBdr>
        <w:top w:val="none" w:sz="0" w:space="0" w:color="auto"/>
        <w:left w:val="none" w:sz="0" w:space="0" w:color="auto"/>
        <w:bottom w:val="none" w:sz="0" w:space="0" w:color="auto"/>
        <w:right w:val="none" w:sz="0" w:space="0" w:color="auto"/>
      </w:divBdr>
    </w:div>
    <w:div w:id="193617025">
      <w:bodyDiv w:val="1"/>
      <w:marLeft w:val="0"/>
      <w:marRight w:val="0"/>
      <w:marTop w:val="0"/>
      <w:marBottom w:val="0"/>
      <w:divBdr>
        <w:top w:val="none" w:sz="0" w:space="0" w:color="auto"/>
        <w:left w:val="none" w:sz="0" w:space="0" w:color="auto"/>
        <w:bottom w:val="none" w:sz="0" w:space="0" w:color="auto"/>
        <w:right w:val="none" w:sz="0" w:space="0" w:color="auto"/>
      </w:divBdr>
      <w:divsChild>
        <w:div w:id="1155494603">
          <w:marLeft w:val="0"/>
          <w:marRight w:val="0"/>
          <w:marTop w:val="0"/>
          <w:marBottom w:val="0"/>
          <w:divBdr>
            <w:top w:val="none" w:sz="0" w:space="0" w:color="auto"/>
            <w:left w:val="none" w:sz="0" w:space="0" w:color="auto"/>
            <w:bottom w:val="none" w:sz="0" w:space="0" w:color="auto"/>
            <w:right w:val="none" w:sz="0" w:space="0" w:color="auto"/>
          </w:divBdr>
          <w:divsChild>
            <w:div w:id="13007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5465">
      <w:bodyDiv w:val="1"/>
      <w:marLeft w:val="0"/>
      <w:marRight w:val="0"/>
      <w:marTop w:val="0"/>
      <w:marBottom w:val="0"/>
      <w:divBdr>
        <w:top w:val="none" w:sz="0" w:space="0" w:color="auto"/>
        <w:left w:val="none" w:sz="0" w:space="0" w:color="auto"/>
        <w:bottom w:val="none" w:sz="0" w:space="0" w:color="auto"/>
        <w:right w:val="none" w:sz="0" w:space="0" w:color="auto"/>
      </w:divBdr>
      <w:divsChild>
        <w:div w:id="233702314">
          <w:marLeft w:val="0"/>
          <w:marRight w:val="0"/>
          <w:marTop w:val="0"/>
          <w:marBottom w:val="0"/>
          <w:divBdr>
            <w:top w:val="none" w:sz="0" w:space="0" w:color="auto"/>
            <w:left w:val="none" w:sz="0" w:space="0" w:color="auto"/>
            <w:bottom w:val="none" w:sz="0" w:space="0" w:color="auto"/>
            <w:right w:val="none" w:sz="0" w:space="0" w:color="auto"/>
          </w:divBdr>
          <w:divsChild>
            <w:div w:id="8644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5115">
      <w:bodyDiv w:val="1"/>
      <w:marLeft w:val="0"/>
      <w:marRight w:val="0"/>
      <w:marTop w:val="0"/>
      <w:marBottom w:val="0"/>
      <w:divBdr>
        <w:top w:val="none" w:sz="0" w:space="0" w:color="auto"/>
        <w:left w:val="none" w:sz="0" w:space="0" w:color="auto"/>
        <w:bottom w:val="none" w:sz="0" w:space="0" w:color="auto"/>
        <w:right w:val="none" w:sz="0" w:space="0" w:color="auto"/>
      </w:divBdr>
    </w:div>
    <w:div w:id="272395832">
      <w:bodyDiv w:val="1"/>
      <w:marLeft w:val="0"/>
      <w:marRight w:val="0"/>
      <w:marTop w:val="0"/>
      <w:marBottom w:val="0"/>
      <w:divBdr>
        <w:top w:val="none" w:sz="0" w:space="0" w:color="auto"/>
        <w:left w:val="none" w:sz="0" w:space="0" w:color="auto"/>
        <w:bottom w:val="none" w:sz="0" w:space="0" w:color="auto"/>
        <w:right w:val="none" w:sz="0" w:space="0" w:color="auto"/>
      </w:divBdr>
      <w:divsChild>
        <w:div w:id="601649974">
          <w:marLeft w:val="0"/>
          <w:marRight w:val="0"/>
          <w:marTop w:val="0"/>
          <w:marBottom w:val="0"/>
          <w:divBdr>
            <w:top w:val="none" w:sz="0" w:space="0" w:color="auto"/>
            <w:left w:val="none" w:sz="0" w:space="0" w:color="auto"/>
            <w:bottom w:val="none" w:sz="0" w:space="0" w:color="auto"/>
            <w:right w:val="none" w:sz="0" w:space="0" w:color="auto"/>
          </w:divBdr>
          <w:divsChild>
            <w:div w:id="708145513">
              <w:marLeft w:val="0"/>
              <w:marRight w:val="0"/>
              <w:marTop w:val="0"/>
              <w:marBottom w:val="0"/>
              <w:divBdr>
                <w:top w:val="none" w:sz="0" w:space="0" w:color="auto"/>
                <w:left w:val="none" w:sz="0" w:space="0" w:color="auto"/>
                <w:bottom w:val="none" w:sz="0" w:space="0" w:color="auto"/>
                <w:right w:val="none" w:sz="0" w:space="0" w:color="auto"/>
              </w:divBdr>
            </w:div>
            <w:div w:id="1708263482">
              <w:marLeft w:val="0"/>
              <w:marRight w:val="0"/>
              <w:marTop w:val="0"/>
              <w:marBottom w:val="0"/>
              <w:divBdr>
                <w:top w:val="none" w:sz="0" w:space="0" w:color="auto"/>
                <w:left w:val="none" w:sz="0" w:space="0" w:color="auto"/>
                <w:bottom w:val="none" w:sz="0" w:space="0" w:color="auto"/>
                <w:right w:val="none" w:sz="0" w:space="0" w:color="auto"/>
              </w:divBdr>
            </w:div>
            <w:div w:id="822626353">
              <w:marLeft w:val="0"/>
              <w:marRight w:val="0"/>
              <w:marTop w:val="0"/>
              <w:marBottom w:val="0"/>
              <w:divBdr>
                <w:top w:val="none" w:sz="0" w:space="0" w:color="auto"/>
                <w:left w:val="none" w:sz="0" w:space="0" w:color="auto"/>
                <w:bottom w:val="none" w:sz="0" w:space="0" w:color="auto"/>
                <w:right w:val="none" w:sz="0" w:space="0" w:color="auto"/>
              </w:divBdr>
            </w:div>
            <w:div w:id="427969973">
              <w:marLeft w:val="0"/>
              <w:marRight w:val="0"/>
              <w:marTop w:val="0"/>
              <w:marBottom w:val="0"/>
              <w:divBdr>
                <w:top w:val="none" w:sz="0" w:space="0" w:color="auto"/>
                <w:left w:val="none" w:sz="0" w:space="0" w:color="auto"/>
                <w:bottom w:val="none" w:sz="0" w:space="0" w:color="auto"/>
                <w:right w:val="none" w:sz="0" w:space="0" w:color="auto"/>
              </w:divBdr>
            </w:div>
            <w:div w:id="663977224">
              <w:marLeft w:val="0"/>
              <w:marRight w:val="0"/>
              <w:marTop w:val="0"/>
              <w:marBottom w:val="0"/>
              <w:divBdr>
                <w:top w:val="none" w:sz="0" w:space="0" w:color="auto"/>
                <w:left w:val="none" w:sz="0" w:space="0" w:color="auto"/>
                <w:bottom w:val="none" w:sz="0" w:space="0" w:color="auto"/>
                <w:right w:val="none" w:sz="0" w:space="0" w:color="auto"/>
              </w:divBdr>
            </w:div>
            <w:div w:id="1043335360">
              <w:marLeft w:val="0"/>
              <w:marRight w:val="0"/>
              <w:marTop w:val="0"/>
              <w:marBottom w:val="0"/>
              <w:divBdr>
                <w:top w:val="none" w:sz="0" w:space="0" w:color="auto"/>
                <w:left w:val="none" w:sz="0" w:space="0" w:color="auto"/>
                <w:bottom w:val="none" w:sz="0" w:space="0" w:color="auto"/>
                <w:right w:val="none" w:sz="0" w:space="0" w:color="auto"/>
              </w:divBdr>
            </w:div>
            <w:div w:id="1047142771">
              <w:marLeft w:val="0"/>
              <w:marRight w:val="0"/>
              <w:marTop w:val="0"/>
              <w:marBottom w:val="0"/>
              <w:divBdr>
                <w:top w:val="none" w:sz="0" w:space="0" w:color="auto"/>
                <w:left w:val="none" w:sz="0" w:space="0" w:color="auto"/>
                <w:bottom w:val="none" w:sz="0" w:space="0" w:color="auto"/>
                <w:right w:val="none" w:sz="0" w:space="0" w:color="auto"/>
              </w:divBdr>
            </w:div>
            <w:div w:id="1287079111">
              <w:marLeft w:val="0"/>
              <w:marRight w:val="0"/>
              <w:marTop w:val="0"/>
              <w:marBottom w:val="0"/>
              <w:divBdr>
                <w:top w:val="none" w:sz="0" w:space="0" w:color="auto"/>
                <w:left w:val="none" w:sz="0" w:space="0" w:color="auto"/>
                <w:bottom w:val="none" w:sz="0" w:space="0" w:color="auto"/>
                <w:right w:val="none" w:sz="0" w:space="0" w:color="auto"/>
              </w:divBdr>
            </w:div>
            <w:div w:id="578442493">
              <w:marLeft w:val="0"/>
              <w:marRight w:val="0"/>
              <w:marTop w:val="0"/>
              <w:marBottom w:val="0"/>
              <w:divBdr>
                <w:top w:val="none" w:sz="0" w:space="0" w:color="auto"/>
                <w:left w:val="none" w:sz="0" w:space="0" w:color="auto"/>
                <w:bottom w:val="none" w:sz="0" w:space="0" w:color="auto"/>
                <w:right w:val="none" w:sz="0" w:space="0" w:color="auto"/>
              </w:divBdr>
            </w:div>
            <w:div w:id="560022446">
              <w:marLeft w:val="0"/>
              <w:marRight w:val="0"/>
              <w:marTop w:val="0"/>
              <w:marBottom w:val="0"/>
              <w:divBdr>
                <w:top w:val="none" w:sz="0" w:space="0" w:color="auto"/>
                <w:left w:val="none" w:sz="0" w:space="0" w:color="auto"/>
                <w:bottom w:val="none" w:sz="0" w:space="0" w:color="auto"/>
                <w:right w:val="none" w:sz="0" w:space="0" w:color="auto"/>
              </w:divBdr>
            </w:div>
            <w:div w:id="245194642">
              <w:marLeft w:val="0"/>
              <w:marRight w:val="0"/>
              <w:marTop w:val="0"/>
              <w:marBottom w:val="0"/>
              <w:divBdr>
                <w:top w:val="none" w:sz="0" w:space="0" w:color="auto"/>
                <w:left w:val="none" w:sz="0" w:space="0" w:color="auto"/>
                <w:bottom w:val="none" w:sz="0" w:space="0" w:color="auto"/>
                <w:right w:val="none" w:sz="0" w:space="0" w:color="auto"/>
              </w:divBdr>
            </w:div>
            <w:div w:id="2086222780">
              <w:marLeft w:val="0"/>
              <w:marRight w:val="0"/>
              <w:marTop w:val="0"/>
              <w:marBottom w:val="0"/>
              <w:divBdr>
                <w:top w:val="none" w:sz="0" w:space="0" w:color="auto"/>
                <w:left w:val="none" w:sz="0" w:space="0" w:color="auto"/>
                <w:bottom w:val="none" w:sz="0" w:space="0" w:color="auto"/>
                <w:right w:val="none" w:sz="0" w:space="0" w:color="auto"/>
              </w:divBdr>
            </w:div>
            <w:div w:id="11250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3095">
      <w:bodyDiv w:val="1"/>
      <w:marLeft w:val="0"/>
      <w:marRight w:val="0"/>
      <w:marTop w:val="0"/>
      <w:marBottom w:val="0"/>
      <w:divBdr>
        <w:top w:val="none" w:sz="0" w:space="0" w:color="auto"/>
        <w:left w:val="none" w:sz="0" w:space="0" w:color="auto"/>
        <w:bottom w:val="none" w:sz="0" w:space="0" w:color="auto"/>
        <w:right w:val="none" w:sz="0" w:space="0" w:color="auto"/>
      </w:divBdr>
      <w:divsChild>
        <w:div w:id="1048606732">
          <w:marLeft w:val="0"/>
          <w:marRight w:val="0"/>
          <w:marTop w:val="0"/>
          <w:marBottom w:val="0"/>
          <w:divBdr>
            <w:top w:val="none" w:sz="0" w:space="0" w:color="auto"/>
            <w:left w:val="none" w:sz="0" w:space="0" w:color="auto"/>
            <w:bottom w:val="none" w:sz="0" w:space="0" w:color="auto"/>
            <w:right w:val="none" w:sz="0" w:space="0" w:color="auto"/>
          </w:divBdr>
          <w:divsChild>
            <w:div w:id="1688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196">
      <w:bodyDiv w:val="1"/>
      <w:marLeft w:val="0"/>
      <w:marRight w:val="0"/>
      <w:marTop w:val="0"/>
      <w:marBottom w:val="0"/>
      <w:divBdr>
        <w:top w:val="none" w:sz="0" w:space="0" w:color="auto"/>
        <w:left w:val="none" w:sz="0" w:space="0" w:color="auto"/>
        <w:bottom w:val="none" w:sz="0" w:space="0" w:color="auto"/>
        <w:right w:val="none" w:sz="0" w:space="0" w:color="auto"/>
      </w:divBdr>
      <w:divsChild>
        <w:div w:id="1241912729">
          <w:marLeft w:val="0"/>
          <w:marRight w:val="0"/>
          <w:marTop w:val="0"/>
          <w:marBottom w:val="0"/>
          <w:divBdr>
            <w:top w:val="none" w:sz="0" w:space="0" w:color="auto"/>
            <w:left w:val="none" w:sz="0" w:space="0" w:color="auto"/>
            <w:bottom w:val="none" w:sz="0" w:space="0" w:color="auto"/>
            <w:right w:val="none" w:sz="0" w:space="0" w:color="auto"/>
          </w:divBdr>
          <w:divsChild>
            <w:div w:id="15849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289">
      <w:bodyDiv w:val="1"/>
      <w:marLeft w:val="0"/>
      <w:marRight w:val="0"/>
      <w:marTop w:val="0"/>
      <w:marBottom w:val="0"/>
      <w:divBdr>
        <w:top w:val="none" w:sz="0" w:space="0" w:color="auto"/>
        <w:left w:val="none" w:sz="0" w:space="0" w:color="auto"/>
        <w:bottom w:val="none" w:sz="0" w:space="0" w:color="auto"/>
        <w:right w:val="none" w:sz="0" w:space="0" w:color="auto"/>
      </w:divBdr>
      <w:divsChild>
        <w:div w:id="352659483">
          <w:marLeft w:val="0"/>
          <w:marRight w:val="0"/>
          <w:marTop w:val="0"/>
          <w:marBottom w:val="0"/>
          <w:divBdr>
            <w:top w:val="none" w:sz="0" w:space="0" w:color="auto"/>
            <w:left w:val="none" w:sz="0" w:space="0" w:color="auto"/>
            <w:bottom w:val="none" w:sz="0" w:space="0" w:color="auto"/>
            <w:right w:val="none" w:sz="0" w:space="0" w:color="auto"/>
          </w:divBdr>
          <w:divsChild>
            <w:div w:id="13549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68559">
      <w:bodyDiv w:val="1"/>
      <w:marLeft w:val="0"/>
      <w:marRight w:val="0"/>
      <w:marTop w:val="0"/>
      <w:marBottom w:val="0"/>
      <w:divBdr>
        <w:top w:val="none" w:sz="0" w:space="0" w:color="auto"/>
        <w:left w:val="none" w:sz="0" w:space="0" w:color="auto"/>
        <w:bottom w:val="none" w:sz="0" w:space="0" w:color="auto"/>
        <w:right w:val="none" w:sz="0" w:space="0" w:color="auto"/>
      </w:divBdr>
    </w:div>
    <w:div w:id="431977787">
      <w:bodyDiv w:val="1"/>
      <w:marLeft w:val="0"/>
      <w:marRight w:val="0"/>
      <w:marTop w:val="0"/>
      <w:marBottom w:val="0"/>
      <w:divBdr>
        <w:top w:val="none" w:sz="0" w:space="0" w:color="auto"/>
        <w:left w:val="none" w:sz="0" w:space="0" w:color="auto"/>
        <w:bottom w:val="none" w:sz="0" w:space="0" w:color="auto"/>
        <w:right w:val="none" w:sz="0" w:space="0" w:color="auto"/>
      </w:divBdr>
      <w:divsChild>
        <w:div w:id="733938245">
          <w:marLeft w:val="0"/>
          <w:marRight w:val="0"/>
          <w:marTop w:val="0"/>
          <w:marBottom w:val="0"/>
          <w:divBdr>
            <w:top w:val="none" w:sz="0" w:space="0" w:color="auto"/>
            <w:left w:val="none" w:sz="0" w:space="0" w:color="auto"/>
            <w:bottom w:val="none" w:sz="0" w:space="0" w:color="auto"/>
            <w:right w:val="none" w:sz="0" w:space="0" w:color="auto"/>
          </w:divBdr>
          <w:divsChild>
            <w:div w:id="1430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5601">
      <w:bodyDiv w:val="1"/>
      <w:marLeft w:val="0"/>
      <w:marRight w:val="0"/>
      <w:marTop w:val="0"/>
      <w:marBottom w:val="0"/>
      <w:divBdr>
        <w:top w:val="none" w:sz="0" w:space="0" w:color="auto"/>
        <w:left w:val="none" w:sz="0" w:space="0" w:color="auto"/>
        <w:bottom w:val="none" w:sz="0" w:space="0" w:color="auto"/>
        <w:right w:val="none" w:sz="0" w:space="0" w:color="auto"/>
      </w:divBdr>
      <w:divsChild>
        <w:div w:id="497162763">
          <w:marLeft w:val="0"/>
          <w:marRight w:val="0"/>
          <w:marTop w:val="0"/>
          <w:marBottom w:val="0"/>
          <w:divBdr>
            <w:top w:val="none" w:sz="0" w:space="0" w:color="auto"/>
            <w:left w:val="none" w:sz="0" w:space="0" w:color="auto"/>
            <w:bottom w:val="none" w:sz="0" w:space="0" w:color="auto"/>
            <w:right w:val="none" w:sz="0" w:space="0" w:color="auto"/>
          </w:divBdr>
          <w:divsChild>
            <w:div w:id="9546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4317">
      <w:bodyDiv w:val="1"/>
      <w:marLeft w:val="0"/>
      <w:marRight w:val="0"/>
      <w:marTop w:val="0"/>
      <w:marBottom w:val="0"/>
      <w:divBdr>
        <w:top w:val="none" w:sz="0" w:space="0" w:color="auto"/>
        <w:left w:val="none" w:sz="0" w:space="0" w:color="auto"/>
        <w:bottom w:val="none" w:sz="0" w:space="0" w:color="auto"/>
        <w:right w:val="none" w:sz="0" w:space="0" w:color="auto"/>
      </w:divBdr>
    </w:div>
    <w:div w:id="543567684">
      <w:bodyDiv w:val="1"/>
      <w:marLeft w:val="0"/>
      <w:marRight w:val="0"/>
      <w:marTop w:val="0"/>
      <w:marBottom w:val="0"/>
      <w:divBdr>
        <w:top w:val="none" w:sz="0" w:space="0" w:color="auto"/>
        <w:left w:val="none" w:sz="0" w:space="0" w:color="auto"/>
        <w:bottom w:val="none" w:sz="0" w:space="0" w:color="auto"/>
        <w:right w:val="none" w:sz="0" w:space="0" w:color="auto"/>
      </w:divBdr>
    </w:div>
    <w:div w:id="752436198">
      <w:bodyDiv w:val="1"/>
      <w:marLeft w:val="0"/>
      <w:marRight w:val="0"/>
      <w:marTop w:val="0"/>
      <w:marBottom w:val="0"/>
      <w:divBdr>
        <w:top w:val="none" w:sz="0" w:space="0" w:color="auto"/>
        <w:left w:val="none" w:sz="0" w:space="0" w:color="auto"/>
        <w:bottom w:val="none" w:sz="0" w:space="0" w:color="auto"/>
        <w:right w:val="none" w:sz="0" w:space="0" w:color="auto"/>
      </w:divBdr>
      <w:divsChild>
        <w:div w:id="2109233293">
          <w:marLeft w:val="0"/>
          <w:marRight w:val="0"/>
          <w:marTop w:val="0"/>
          <w:marBottom w:val="0"/>
          <w:divBdr>
            <w:top w:val="none" w:sz="0" w:space="0" w:color="auto"/>
            <w:left w:val="none" w:sz="0" w:space="0" w:color="auto"/>
            <w:bottom w:val="none" w:sz="0" w:space="0" w:color="auto"/>
            <w:right w:val="none" w:sz="0" w:space="0" w:color="auto"/>
          </w:divBdr>
          <w:divsChild>
            <w:div w:id="13971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3827">
      <w:bodyDiv w:val="1"/>
      <w:marLeft w:val="0"/>
      <w:marRight w:val="0"/>
      <w:marTop w:val="0"/>
      <w:marBottom w:val="0"/>
      <w:divBdr>
        <w:top w:val="none" w:sz="0" w:space="0" w:color="auto"/>
        <w:left w:val="none" w:sz="0" w:space="0" w:color="auto"/>
        <w:bottom w:val="none" w:sz="0" w:space="0" w:color="auto"/>
        <w:right w:val="none" w:sz="0" w:space="0" w:color="auto"/>
      </w:divBdr>
      <w:divsChild>
        <w:div w:id="1291862362">
          <w:marLeft w:val="0"/>
          <w:marRight w:val="0"/>
          <w:marTop w:val="0"/>
          <w:marBottom w:val="0"/>
          <w:divBdr>
            <w:top w:val="none" w:sz="0" w:space="0" w:color="auto"/>
            <w:left w:val="none" w:sz="0" w:space="0" w:color="auto"/>
            <w:bottom w:val="none" w:sz="0" w:space="0" w:color="auto"/>
            <w:right w:val="none" w:sz="0" w:space="0" w:color="auto"/>
          </w:divBdr>
          <w:divsChild>
            <w:div w:id="14583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0844">
      <w:bodyDiv w:val="1"/>
      <w:marLeft w:val="0"/>
      <w:marRight w:val="0"/>
      <w:marTop w:val="0"/>
      <w:marBottom w:val="0"/>
      <w:divBdr>
        <w:top w:val="none" w:sz="0" w:space="0" w:color="auto"/>
        <w:left w:val="none" w:sz="0" w:space="0" w:color="auto"/>
        <w:bottom w:val="none" w:sz="0" w:space="0" w:color="auto"/>
        <w:right w:val="none" w:sz="0" w:space="0" w:color="auto"/>
      </w:divBdr>
      <w:divsChild>
        <w:div w:id="114566882">
          <w:marLeft w:val="0"/>
          <w:marRight w:val="0"/>
          <w:marTop w:val="0"/>
          <w:marBottom w:val="0"/>
          <w:divBdr>
            <w:top w:val="none" w:sz="0" w:space="0" w:color="auto"/>
            <w:left w:val="none" w:sz="0" w:space="0" w:color="auto"/>
            <w:bottom w:val="none" w:sz="0" w:space="0" w:color="auto"/>
            <w:right w:val="none" w:sz="0" w:space="0" w:color="auto"/>
          </w:divBdr>
          <w:divsChild>
            <w:div w:id="209932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3279">
      <w:bodyDiv w:val="1"/>
      <w:marLeft w:val="0"/>
      <w:marRight w:val="0"/>
      <w:marTop w:val="0"/>
      <w:marBottom w:val="0"/>
      <w:divBdr>
        <w:top w:val="none" w:sz="0" w:space="0" w:color="auto"/>
        <w:left w:val="none" w:sz="0" w:space="0" w:color="auto"/>
        <w:bottom w:val="none" w:sz="0" w:space="0" w:color="auto"/>
        <w:right w:val="none" w:sz="0" w:space="0" w:color="auto"/>
      </w:divBdr>
    </w:div>
    <w:div w:id="1011567248">
      <w:bodyDiv w:val="1"/>
      <w:marLeft w:val="0"/>
      <w:marRight w:val="0"/>
      <w:marTop w:val="0"/>
      <w:marBottom w:val="0"/>
      <w:divBdr>
        <w:top w:val="none" w:sz="0" w:space="0" w:color="auto"/>
        <w:left w:val="none" w:sz="0" w:space="0" w:color="auto"/>
        <w:bottom w:val="none" w:sz="0" w:space="0" w:color="auto"/>
        <w:right w:val="none" w:sz="0" w:space="0" w:color="auto"/>
      </w:divBdr>
    </w:div>
    <w:div w:id="1029258772">
      <w:bodyDiv w:val="1"/>
      <w:marLeft w:val="0"/>
      <w:marRight w:val="0"/>
      <w:marTop w:val="0"/>
      <w:marBottom w:val="0"/>
      <w:divBdr>
        <w:top w:val="none" w:sz="0" w:space="0" w:color="auto"/>
        <w:left w:val="none" w:sz="0" w:space="0" w:color="auto"/>
        <w:bottom w:val="none" w:sz="0" w:space="0" w:color="auto"/>
        <w:right w:val="none" w:sz="0" w:space="0" w:color="auto"/>
      </w:divBdr>
      <w:divsChild>
        <w:div w:id="1192763643">
          <w:marLeft w:val="0"/>
          <w:marRight w:val="0"/>
          <w:marTop w:val="0"/>
          <w:marBottom w:val="0"/>
          <w:divBdr>
            <w:top w:val="none" w:sz="0" w:space="0" w:color="auto"/>
            <w:left w:val="none" w:sz="0" w:space="0" w:color="auto"/>
            <w:bottom w:val="none" w:sz="0" w:space="0" w:color="auto"/>
            <w:right w:val="none" w:sz="0" w:space="0" w:color="auto"/>
          </w:divBdr>
          <w:divsChild>
            <w:div w:id="15696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5077">
      <w:bodyDiv w:val="1"/>
      <w:marLeft w:val="0"/>
      <w:marRight w:val="0"/>
      <w:marTop w:val="0"/>
      <w:marBottom w:val="0"/>
      <w:divBdr>
        <w:top w:val="none" w:sz="0" w:space="0" w:color="auto"/>
        <w:left w:val="none" w:sz="0" w:space="0" w:color="auto"/>
        <w:bottom w:val="none" w:sz="0" w:space="0" w:color="auto"/>
        <w:right w:val="none" w:sz="0" w:space="0" w:color="auto"/>
      </w:divBdr>
      <w:divsChild>
        <w:div w:id="1037894047">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2818">
      <w:bodyDiv w:val="1"/>
      <w:marLeft w:val="0"/>
      <w:marRight w:val="0"/>
      <w:marTop w:val="0"/>
      <w:marBottom w:val="0"/>
      <w:divBdr>
        <w:top w:val="none" w:sz="0" w:space="0" w:color="auto"/>
        <w:left w:val="none" w:sz="0" w:space="0" w:color="auto"/>
        <w:bottom w:val="none" w:sz="0" w:space="0" w:color="auto"/>
        <w:right w:val="none" w:sz="0" w:space="0" w:color="auto"/>
      </w:divBdr>
      <w:divsChild>
        <w:div w:id="2031445428">
          <w:marLeft w:val="0"/>
          <w:marRight w:val="0"/>
          <w:marTop w:val="0"/>
          <w:marBottom w:val="0"/>
          <w:divBdr>
            <w:top w:val="none" w:sz="0" w:space="0" w:color="auto"/>
            <w:left w:val="none" w:sz="0" w:space="0" w:color="auto"/>
            <w:bottom w:val="none" w:sz="0" w:space="0" w:color="auto"/>
            <w:right w:val="none" w:sz="0" w:space="0" w:color="auto"/>
          </w:divBdr>
          <w:divsChild>
            <w:div w:id="1186363659">
              <w:marLeft w:val="0"/>
              <w:marRight w:val="0"/>
              <w:marTop w:val="0"/>
              <w:marBottom w:val="0"/>
              <w:divBdr>
                <w:top w:val="none" w:sz="0" w:space="0" w:color="auto"/>
                <w:left w:val="none" w:sz="0" w:space="0" w:color="auto"/>
                <w:bottom w:val="none" w:sz="0" w:space="0" w:color="auto"/>
                <w:right w:val="none" w:sz="0" w:space="0" w:color="auto"/>
              </w:divBdr>
            </w:div>
            <w:div w:id="1385369432">
              <w:marLeft w:val="0"/>
              <w:marRight w:val="0"/>
              <w:marTop w:val="0"/>
              <w:marBottom w:val="0"/>
              <w:divBdr>
                <w:top w:val="none" w:sz="0" w:space="0" w:color="auto"/>
                <w:left w:val="none" w:sz="0" w:space="0" w:color="auto"/>
                <w:bottom w:val="none" w:sz="0" w:space="0" w:color="auto"/>
                <w:right w:val="none" w:sz="0" w:space="0" w:color="auto"/>
              </w:divBdr>
            </w:div>
            <w:div w:id="1023942628">
              <w:marLeft w:val="0"/>
              <w:marRight w:val="0"/>
              <w:marTop w:val="0"/>
              <w:marBottom w:val="0"/>
              <w:divBdr>
                <w:top w:val="none" w:sz="0" w:space="0" w:color="auto"/>
                <w:left w:val="none" w:sz="0" w:space="0" w:color="auto"/>
                <w:bottom w:val="none" w:sz="0" w:space="0" w:color="auto"/>
                <w:right w:val="none" w:sz="0" w:space="0" w:color="auto"/>
              </w:divBdr>
            </w:div>
            <w:div w:id="195969451">
              <w:marLeft w:val="0"/>
              <w:marRight w:val="0"/>
              <w:marTop w:val="0"/>
              <w:marBottom w:val="0"/>
              <w:divBdr>
                <w:top w:val="none" w:sz="0" w:space="0" w:color="auto"/>
                <w:left w:val="none" w:sz="0" w:space="0" w:color="auto"/>
                <w:bottom w:val="none" w:sz="0" w:space="0" w:color="auto"/>
                <w:right w:val="none" w:sz="0" w:space="0" w:color="auto"/>
              </w:divBdr>
            </w:div>
            <w:div w:id="1177503452">
              <w:marLeft w:val="0"/>
              <w:marRight w:val="0"/>
              <w:marTop w:val="0"/>
              <w:marBottom w:val="0"/>
              <w:divBdr>
                <w:top w:val="none" w:sz="0" w:space="0" w:color="auto"/>
                <w:left w:val="none" w:sz="0" w:space="0" w:color="auto"/>
                <w:bottom w:val="none" w:sz="0" w:space="0" w:color="auto"/>
                <w:right w:val="none" w:sz="0" w:space="0" w:color="auto"/>
              </w:divBdr>
            </w:div>
            <w:div w:id="1947344958">
              <w:marLeft w:val="0"/>
              <w:marRight w:val="0"/>
              <w:marTop w:val="0"/>
              <w:marBottom w:val="0"/>
              <w:divBdr>
                <w:top w:val="none" w:sz="0" w:space="0" w:color="auto"/>
                <w:left w:val="none" w:sz="0" w:space="0" w:color="auto"/>
                <w:bottom w:val="none" w:sz="0" w:space="0" w:color="auto"/>
                <w:right w:val="none" w:sz="0" w:space="0" w:color="auto"/>
              </w:divBdr>
            </w:div>
            <w:div w:id="1823617180">
              <w:marLeft w:val="0"/>
              <w:marRight w:val="0"/>
              <w:marTop w:val="0"/>
              <w:marBottom w:val="0"/>
              <w:divBdr>
                <w:top w:val="none" w:sz="0" w:space="0" w:color="auto"/>
                <w:left w:val="none" w:sz="0" w:space="0" w:color="auto"/>
                <w:bottom w:val="none" w:sz="0" w:space="0" w:color="auto"/>
                <w:right w:val="none" w:sz="0" w:space="0" w:color="auto"/>
              </w:divBdr>
            </w:div>
            <w:div w:id="1779712177">
              <w:marLeft w:val="0"/>
              <w:marRight w:val="0"/>
              <w:marTop w:val="0"/>
              <w:marBottom w:val="0"/>
              <w:divBdr>
                <w:top w:val="none" w:sz="0" w:space="0" w:color="auto"/>
                <w:left w:val="none" w:sz="0" w:space="0" w:color="auto"/>
                <w:bottom w:val="none" w:sz="0" w:space="0" w:color="auto"/>
                <w:right w:val="none" w:sz="0" w:space="0" w:color="auto"/>
              </w:divBdr>
            </w:div>
            <w:div w:id="1388919481">
              <w:marLeft w:val="0"/>
              <w:marRight w:val="0"/>
              <w:marTop w:val="0"/>
              <w:marBottom w:val="0"/>
              <w:divBdr>
                <w:top w:val="none" w:sz="0" w:space="0" w:color="auto"/>
                <w:left w:val="none" w:sz="0" w:space="0" w:color="auto"/>
                <w:bottom w:val="none" w:sz="0" w:space="0" w:color="auto"/>
                <w:right w:val="none" w:sz="0" w:space="0" w:color="auto"/>
              </w:divBdr>
            </w:div>
            <w:div w:id="1806002069">
              <w:marLeft w:val="0"/>
              <w:marRight w:val="0"/>
              <w:marTop w:val="0"/>
              <w:marBottom w:val="0"/>
              <w:divBdr>
                <w:top w:val="none" w:sz="0" w:space="0" w:color="auto"/>
                <w:left w:val="none" w:sz="0" w:space="0" w:color="auto"/>
                <w:bottom w:val="none" w:sz="0" w:space="0" w:color="auto"/>
                <w:right w:val="none" w:sz="0" w:space="0" w:color="auto"/>
              </w:divBdr>
            </w:div>
            <w:div w:id="1927495545">
              <w:marLeft w:val="0"/>
              <w:marRight w:val="0"/>
              <w:marTop w:val="0"/>
              <w:marBottom w:val="0"/>
              <w:divBdr>
                <w:top w:val="none" w:sz="0" w:space="0" w:color="auto"/>
                <w:left w:val="none" w:sz="0" w:space="0" w:color="auto"/>
                <w:bottom w:val="none" w:sz="0" w:space="0" w:color="auto"/>
                <w:right w:val="none" w:sz="0" w:space="0" w:color="auto"/>
              </w:divBdr>
            </w:div>
            <w:div w:id="7074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8998">
      <w:bodyDiv w:val="1"/>
      <w:marLeft w:val="0"/>
      <w:marRight w:val="0"/>
      <w:marTop w:val="0"/>
      <w:marBottom w:val="0"/>
      <w:divBdr>
        <w:top w:val="none" w:sz="0" w:space="0" w:color="auto"/>
        <w:left w:val="none" w:sz="0" w:space="0" w:color="auto"/>
        <w:bottom w:val="none" w:sz="0" w:space="0" w:color="auto"/>
        <w:right w:val="none" w:sz="0" w:space="0" w:color="auto"/>
      </w:divBdr>
      <w:divsChild>
        <w:div w:id="2009140040">
          <w:marLeft w:val="0"/>
          <w:marRight w:val="0"/>
          <w:marTop w:val="0"/>
          <w:marBottom w:val="0"/>
          <w:divBdr>
            <w:top w:val="none" w:sz="0" w:space="0" w:color="auto"/>
            <w:left w:val="none" w:sz="0" w:space="0" w:color="auto"/>
            <w:bottom w:val="none" w:sz="0" w:space="0" w:color="auto"/>
            <w:right w:val="none" w:sz="0" w:space="0" w:color="auto"/>
          </w:divBdr>
          <w:divsChild>
            <w:div w:id="21149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59522">
      <w:bodyDiv w:val="1"/>
      <w:marLeft w:val="0"/>
      <w:marRight w:val="0"/>
      <w:marTop w:val="0"/>
      <w:marBottom w:val="0"/>
      <w:divBdr>
        <w:top w:val="none" w:sz="0" w:space="0" w:color="auto"/>
        <w:left w:val="none" w:sz="0" w:space="0" w:color="auto"/>
        <w:bottom w:val="none" w:sz="0" w:space="0" w:color="auto"/>
        <w:right w:val="none" w:sz="0" w:space="0" w:color="auto"/>
      </w:divBdr>
      <w:divsChild>
        <w:div w:id="1476027461">
          <w:marLeft w:val="0"/>
          <w:marRight w:val="0"/>
          <w:marTop w:val="0"/>
          <w:marBottom w:val="0"/>
          <w:divBdr>
            <w:top w:val="none" w:sz="0" w:space="0" w:color="auto"/>
            <w:left w:val="none" w:sz="0" w:space="0" w:color="auto"/>
            <w:bottom w:val="none" w:sz="0" w:space="0" w:color="auto"/>
            <w:right w:val="none" w:sz="0" w:space="0" w:color="auto"/>
          </w:divBdr>
          <w:divsChild>
            <w:div w:id="16022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8298">
      <w:bodyDiv w:val="1"/>
      <w:marLeft w:val="0"/>
      <w:marRight w:val="0"/>
      <w:marTop w:val="0"/>
      <w:marBottom w:val="0"/>
      <w:divBdr>
        <w:top w:val="none" w:sz="0" w:space="0" w:color="auto"/>
        <w:left w:val="none" w:sz="0" w:space="0" w:color="auto"/>
        <w:bottom w:val="none" w:sz="0" w:space="0" w:color="auto"/>
        <w:right w:val="none" w:sz="0" w:space="0" w:color="auto"/>
      </w:divBdr>
      <w:divsChild>
        <w:div w:id="618225135">
          <w:marLeft w:val="0"/>
          <w:marRight w:val="0"/>
          <w:marTop w:val="0"/>
          <w:marBottom w:val="0"/>
          <w:divBdr>
            <w:top w:val="none" w:sz="0" w:space="0" w:color="auto"/>
            <w:left w:val="none" w:sz="0" w:space="0" w:color="auto"/>
            <w:bottom w:val="none" w:sz="0" w:space="0" w:color="auto"/>
            <w:right w:val="none" w:sz="0" w:space="0" w:color="auto"/>
          </w:divBdr>
          <w:divsChild>
            <w:div w:id="314184576">
              <w:marLeft w:val="0"/>
              <w:marRight w:val="0"/>
              <w:marTop w:val="0"/>
              <w:marBottom w:val="0"/>
              <w:divBdr>
                <w:top w:val="none" w:sz="0" w:space="0" w:color="auto"/>
                <w:left w:val="none" w:sz="0" w:space="0" w:color="auto"/>
                <w:bottom w:val="none" w:sz="0" w:space="0" w:color="auto"/>
                <w:right w:val="none" w:sz="0" w:space="0" w:color="auto"/>
              </w:divBdr>
            </w:div>
            <w:div w:id="794908639">
              <w:marLeft w:val="0"/>
              <w:marRight w:val="0"/>
              <w:marTop w:val="0"/>
              <w:marBottom w:val="0"/>
              <w:divBdr>
                <w:top w:val="none" w:sz="0" w:space="0" w:color="auto"/>
                <w:left w:val="none" w:sz="0" w:space="0" w:color="auto"/>
                <w:bottom w:val="none" w:sz="0" w:space="0" w:color="auto"/>
                <w:right w:val="none" w:sz="0" w:space="0" w:color="auto"/>
              </w:divBdr>
            </w:div>
            <w:div w:id="600072149">
              <w:marLeft w:val="0"/>
              <w:marRight w:val="0"/>
              <w:marTop w:val="0"/>
              <w:marBottom w:val="0"/>
              <w:divBdr>
                <w:top w:val="none" w:sz="0" w:space="0" w:color="auto"/>
                <w:left w:val="none" w:sz="0" w:space="0" w:color="auto"/>
                <w:bottom w:val="none" w:sz="0" w:space="0" w:color="auto"/>
                <w:right w:val="none" w:sz="0" w:space="0" w:color="auto"/>
              </w:divBdr>
            </w:div>
            <w:div w:id="160437385">
              <w:marLeft w:val="0"/>
              <w:marRight w:val="0"/>
              <w:marTop w:val="0"/>
              <w:marBottom w:val="0"/>
              <w:divBdr>
                <w:top w:val="none" w:sz="0" w:space="0" w:color="auto"/>
                <w:left w:val="none" w:sz="0" w:space="0" w:color="auto"/>
                <w:bottom w:val="none" w:sz="0" w:space="0" w:color="auto"/>
                <w:right w:val="none" w:sz="0" w:space="0" w:color="auto"/>
              </w:divBdr>
            </w:div>
            <w:div w:id="1793590055">
              <w:marLeft w:val="0"/>
              <w:marRight w:val="0"/>
              <w:marTop w:val="0"/>
              <w:marBottom w:val="0"/>
              <w:divBdr>
                <w:top w:val="none" w:sz="0" w:space="0" w:color="auto"/>
                <w:left w:val="none" w:sz="0" w:space="0" w:color="auto"/>
                <w:bottom w:val="none" w:sz="0" w:space="0" w:color="auto"/>
                <w:right w:val="none" w:sz="0" w:space="0" w:color="auto"/>
              </w:divBdr>
            </w:div>
            <w:div w:id="1723746825">
              <w:marLeft w:val="0"/>
              <w:marRight w:val="0"/>
              <w:marTop w:val="0"/>
              <w:marBottom w:val="0"/>
              <w:divBdr>
                <w:top w:val="none" w:sz="0" w:space="0" w:color="auto"/>
                <w:left w:val="none" w:sz="0" w:space="0" w:color="auto"/>
                <w:bottom w:val="none" w:sz="0" w:space="0" w:color="auto"/>
                <w:right w:val="none" w:sz="0" w:space="0" w:color="auto"/>
              </w:divBdr>
            </w:div>
            <w:div w:id="1644113939">
              <w:marLeft w:val="0"/>
              <w:marRight w:val="0"/>
              <w:marTop w:val="0"/>
              <w:marBottom w:val="0"/>
              <w:divBdr>
                <w:top w:val="none" w:sz="0" w:space="0" w:color="auto"/>
                <w:left w:val="none" w:sz="0" w:space="0" w:color="auto"/>
                <w:bottom w:val="none" w:sz="0" w:space="0" w:color="auto"/>
                <w:right w:val="none" w:sz="0" w:space="0" w:color="auto"/>
              </w:divBdr>
            </w:div>
            <w:div w:id="13460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7272">
      <w:bodyDiv w:val="1"/>
      <w:marLeft w:val="0"/>
      <w:marRight w:val="0"/>
      <w:marTop w:val="0"/>
      <w:marBottom w:val="0"/>
      <w:divBdr>
        <w:top w:val="none" w:sz="0" w:space="0" w:color="auto"/>
        <w:left w:val="none" w:sz="0" w:space="0" w:color="auto"/>
        <w:bottom w:val="none" w:sz="0" w:space="0" w:color="auto"/>
        <w:right w:val="none" w:sz="0" w:space="0" w:color="auto"/>
      </w:divBdr>
      <w:divsChild>
        <w:div w:id="303436963">
          <w:marLeft w:val="0"/>
          <w:marRight w:val="0"/>
          <w:marTop w:val="0"/>
          <w:marBottom w:val="0"/>
          <w:divBdr>
            <w:top w:val="none" w:sz="0" w:space="0" w:color="auto"/>
            <w:left w:val="none" w:sz="0" w:space="0" w:color="auto"/>
            <w:bottom w:val="none" w:sz="0" w:space="0" w:color="auto"/>
            <w:right w:val="none" w:sz="0" w:space="0" w:color="auto"/>
          </w:divBdr>
          <w:divsChild>
            <w:div w:id="433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597">
      <w:bodyDiv w:val="1"/>
      <w:marLeft w:val="0"/>
      <w:marRight w:val="0"/>
      <w:marTop w:val="0"/>
      <w:marBottom w:val="0"/>
      <w:divBdr>
        <w:top w:val="none" w:sz="0" w:space="0" w:color="auto"/>
        <w:left w:val="none" w:sz="0" w:space="0" w:color="auto"/>
        <w:bottom w:val="none" w:sz="0" w:space="0" w:color="auto"/>
        <w:right w:val="none" w:sz="0" w:space="0" w:color="auto"/>
      </w:divBdr>
      <w:divsChild>
        <w:div w:id="111559803">
          <w:marLeft w:val="0"/>
          <w:marRight w:val="0"/>
          <w:marTop w:val="0"/>
          <w:marBottom w:val="0"/>
          <w:divBdr>
            <w:top w:val="none" w:sz="0" w:space="0" w:color="auto"/>
            <w:left w:val="none" w:sz="0" w:space="0" w:color="auto"/>
            <w:bottom w:val="none" w:sz="0" w:space="0" w:color="auto"/>
            <w:right w:val="none" w:sz="0" w:space="0" w:color="auto"/>
          </w:divBdr>
          <w:divsChild>
            <w:div w:id="1731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2155">
      <w:bodyDiv w:val="1"/>
      <w:marLeft w:val="0"/>
      <w:marRight w:val="0"/>
      <w:marTop w:val="0"/>
      <w:marBottom w:val="0"/>
      <w:divBdr>
        <w:top w:val="none" w:sz="0" w:space="0" w:color="auto"/>
        <w:left w:val="none" w:sz="0" w:space="0" w:color="auto"/>
        <w:bottom w:val="none" w:sz="0" w:space="0" w:color="auto"/>
        <w:right w:val="none" w:sz="0" w:space="0" w:color="auto"/>
      </w:divBdr>
      <w:divsChild>
        <w:div w:id="1762406799">
          <w:marLeft w:val="0"/>
          <w:marRight w:val="0"/>
          <w:marTop w:val="0"/>
          <w:marBottom w:val="0"/>
          <w:divBdr>
            <w:top w:val="none" w:sz="0" w:space="0" w:color="auto"/>
            <w:left w:val="none" w:sz="0" w:space="0" w:color="auto"/>
            <w:bottom w:val="none" w:sz="0" w:space="0" w:color="auto"/>
            <w:right w:val="none" w:sz="0" w:space="0" w:color="auto"/>
          </w:divBdr>
          <w:divsChild>
            <w:div w:id="14680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0454">
      <w:bodyDiv w:val="1"/>
      <w:marLeft w:val="0"/>
      <w:marRight w:val="0"/>
      <w:marTop w:val="0"/>
      <w:marBottom w:val="0"/>
      <w:divBdr>
        <w:top w:val="none" w:sz="0" w:space="0" w:color="auto"/>
        <w:left w:val="none" w:sz="0" w:space="0" w:color="auto"/>
        <w:bottom w:val="none" w:sz="0" w:space="0" w:color="auto"/>
        <w:right w:val="none" w:sz="0" w:space="0" w:color="auto"/>
      </w:divBdr>
      <w:divsChild>
        <w:div w:id="1765689922">
          <w:marLeft w:val="0"/>
          <w:marRight w:val="0"/>
          <w:marTop w:val="0"/>
          <w:marBottom w:val="0"/>
          <w:divBdr>
            <w:top w:val="none" w:sz="0" w:space="0" w:color="auto"/>
            <w:left w:val="none" w:sz="0" w:space="0" w:color="auto"/>
            <w:bottom w:val="none" w:sz="0" w:space="0" w:color="auto"/>
            <w:right w:val="none" w:sz="0" w:space="0" w:color="auto"/>
          </w:divBdr>
          <w:divsChild>
            <w:div w:id="5177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4723">
      <w:bodyDiv w:val="1"/>
      <w:marLeft w:val="0"/>
      <w:marRight w:val="0"/>
      <w:marTop w:val="0"/>
      <w:marBottom w:val="0"/>
      <w:divBdr>
        <w:top w:val="none" w:sz="0" w:space="0" w:color="auto"/>
        <w:left w:val="none" w:sz="0" w:space="0" w:color="auto"/>
        <w:bottom w:val="none" w:sz="0" w:space="0" w:color="auto"/>
        <w:right w:val="none" w:sz="0" w:space="0" w:color="auto"/>
      </w:divBdr>
      <w:divsChild>
        <w:div w:id="430860384">
          <w:marLeft w:val="0"/>
          <w:marRight w:val="0"/>
          <w:marTop w:val="0"/>
          <w:marBottom w:val="0"/>
          <w:divBdr>
            <w:top w:val="none" w:sz="0" w:space="0" w:color="auto"/>
            <w:left w:val="none" w:sz="0" w:space="0" w:color="auto"/>
            <w:bottom w:val="none" w:sz="0" w:space="0" w:color="auto"/>
            <w:right w:val="none" w:sz="0" w:space="0" w:color="auto"/>
          </w:divBdr>
          <w:divsChild>
            <w:div w:id="97695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1075">
      <w:bodyDiv w:val="1"/>
      <w:marLeft w:val="0"/>
      <w:marRight w:val="0"/>
      <w:marTop w:val="0"/>
      <w:marBottom w:val="0"/>
      <w:divBdr>
        <w:top w:val="none" w:sz="0" w:space="0" w:color="auto"/>
        <w:left w:val="none" w:sz="0" w:space="0" w:color="auto"/>
        <w:bottom w:val="none" w:sz="0" w:space="0" w:color="auto"/>
        <w:right w:val="none" w:sz="0" w:space="0" w:color="auto"/>
      </w:divBdr>
      <w:divsChild>
        <w:div w:id="2049525677">
          <w:marLeft w:val="0"/>
          <w:marRight w:val="0"/>
          <w:marTop w:val="0"/>
          <w:marBottom w:val="0"/>
          <w:divBdr>
            <w:top w:val="none" w:sz="0" w:space="0" w:color="auto"/>
            <w:left w:val="none" w:sz="0" w:space="0" w:color="auto"/>
            <w:bottom w:val="none" w:sz="0" w:space="0" w:color="auto"/>
            <w:right w:val="none" w:sz="0" w:space="0" w:color="auto"/>
          </w:divBdr>
          <w:divsChild>
            <w:div w:id="1388454142">
              <w:marLeft w:val="0"/>
              <w:marRight w:val="0"/>
              <w:marTop w:val="0"/>
              <w:marBottom w:val="0"/>
              <w:divBdr>
                <w:top w:val="none" w:sz="0" w:space="0" w:color="auto"/>
                <w:left w:val="none" w:sz="0" w:space="0" w:color="auto"/>
                <w:bottom w:val="none" w:sz="0" w:space="0" w:color="auto"/>
                <w:right w:val="none" w:sz="0" w:space="0" w:color="auto"/>
              </w:divBdr>
            </w:div>
            <w:div w:id="1345787689">
              <w:marLeft w:val="0"/>
              <w:marRight w:val="0"/>
              <w:marTop w:val="0"/>
              <w:marBottom w:val="0"/>
              <w:divBdr>
                <w:top w:val="none" w:sz="0" w:space="0" w:color="auto"/>
                <w:left w:val="none" w:sz="0" w:space="0" w:color="auto"/>
                <w:bottom w:val="none" w:sz="0" w:space="0" w:color="auto"/>
                <w:right w:val="none" w:sz="0" w:space="0" w:color="auto"/>
              </w:divBdr>
            </w:div>
            <w:div w:id="108665640">
              <w:marLeft w:val="0"/>
              <w:marRight w:val="0"/>
              <w:marTop w:val="0"/>
              <w:marBottom w:val="0"/>
              <w:divBdr>
                <w:top w:val="none" w:sz="0" w:space="0" w:color="auto"/>
                <w:left w:val="none" w:sz="0" w:space="0" w:color="auto"/>
                <w:bottom w:val="none" w:sz="0" w:space="0" w:color="auto"/>
                <w:right w:val="none" w:sz="0" w:space="0" w:color="auto"/>
              </w:divBdr>
            </w:div>
            <w:div w:id="17629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8654">
      <w:bodyDiv w:val="1"/>
      <w:marLeft w:val="0"/>
      <w:marRight w:val="0"/>
      <w:marTop w:val="0"/>
      <w:marBottom w:val="0"/>
      <w:divBdr>
        <w:top w:val="none" w:sz="0" w:space="0" w:color="auto"/>
        <w:left w:val="none" w:sz="0" w:space="0" w:color="auto"/>
        <w:bottom w:val="none" w:sz="0" w:space="0" w:color="auto"/>
        <w:right w:val="none" w:sz="0" w:space="0" w:color="auto"/>
      </w:divBdr>
      <w:divsChild>
        <w:div w:id="2047293503">
          <w:marLeft w:val="0"/>
          <w:marRight w:val="0"/>
          <w:marTop w:val="0"/>
          <w:marBottom w:val="0"/>
          <w:divBdr>
            <w:top w:val="none" w:sz="0" w:space="0" w:color="auto"/>
            <w:left w:val="none" w:sz="0" w:space="0" w:color="auto"/>
            <w:bottom w:val="none" w:sz="0" w:space="0" w:color="auto"/>
            <w:right w:val="none" w:sz="0" w:space="0" w:color="auto"/>
          </w:divBdr>
          <w:divsChild>
            <w:div w:id="1357191006">
              <w:marLeft w:val="0"/>
              <w:marRight w:val="0"/>
              <w:marTop w:val="0"/>
              <w:marBottom w:val="0"/>
              <w:divBdr>
                <w:top w:val="none" w:sz="0" w:space="0" w:color="auto"/>
                <w:left w:val="none" w:sz="0" w:space="0" w:color="auto"/>
                <w:bottom w:val="none" w:sz="0" w:space="0" w:color="auto"/>
                <w:right w:val="none" w:sz="0" w:space="0" w:color="auto"/>
              </w:divBdr>
            </w:div>
            <w:div w:id="236794728">
              <w:marLeft w:val="0"/>
              <w:marRight w:val="0"/>
              <w:marTop w:val="0"/>
              <w:marBottom w:val="0"/>
              <w:divBdr>
                <w:top w:val="none" w:sz="0" w:space="0" w:color="auto"/>
                <w:left w:val="none" w:sz="0" w:space="0" w:color="auto"/>
                <w:bottom w:val="none" w:sz="0" w:space="0" w:color="auto"/>
                <w:right w:val="none" w:sz="0" w:space="0" w:color="auto"/>
              </w:divBdr>
            </w:div>
            <w:div w:id="932588812">
              <w:marLeft w:val="0"/>
              <w:marRight w:val="0"/>
              <w:marTop w:val="0"/>
              <w:marBottom w:val="0"/>
              <w:divBdr>
                <w:top w:val="none" w:sz="0" w:space="0" w:color="auto"/>
                <w:left w:val="none" w:sz="0" w:space="0" w:color="auto"/>
                <w:bottom w:val="none" w:sz="0" w:space="0" w:color="auto"/>
                <w:right w:val="none" w:sz="0" w:space="0" w:color="auto"/>
              </w:divBdr>
            </w:div>
            <w:div w:id="9635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8339">
      <w:bodyDiv w:val="1"/>
      <w:marLeft w:val="0"/>
      <w:marRight w:val="0"/>
      <w:marTop w:val="0"/>
      <w:marBottom w:val="0"/>
      <w:divBdr>
        <w:top w:val="none" w:sz="0" w:space="0" w:color="auto"/>
        <w:left w:val="none" w:sz="0" w:space="0" w:color="auto"/>
        <w:bottom w:val="none" w:sz="0" w:space="0" w:color="auto"/>
        <w:right w:val="none" w:sz="0" w:space="0" w:color="auto"/>
      </w:divBdr>
    </w:div>
    <w:div w:id="1614288902">
      <w:bodyDiv w:val="1"/>
      <w:marLeft w:val="0"/>
      <w:marRight w:val="0"/>
      <w:marTop w:val="0"/>
      <w:marBottom w:val="0"/>
      <w:divBdr>
        <w:top w:val="none" w:sz="0" w:space="0" w:color="auto"/>
        <w:left w:val="none" w:sz="0" w:space="0" w:color="auto"/>
        <w:bottom w:val="none" w:sz="0" w:space="0" w:color="auto"/>
        <w:right w:val="none" w:sz="0" w:space="0" w:color="auto"/>
      </w:divBdr>
      <w:divsChild>
        <w:div w:id="1590962098">
          <w:marLeft w:val="0"/>
          <w:marRight w:val="0"/>
          <w:marTop w:val="0"/>
          <w:marBottom w:val="0"/>
          <w:divBdr>
            <w:top w:val="none" w:sz="0" w:space="0" w:color="auto"/>
            <w:left w:val="none" w:sz="0" w:space="0" w:color="auto"/>
            <w:bottom w:val="none" w:sz="0" w:space="0" w:color="auto"/>
            <w:right w:val="none" w:sz="0" w:space="0" w:color="auto"/>
          </w:divBdr>
          <w:divsChild>
            <w:div w:id="6875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22418">
      <w:bodyDiv w:val="1"/>
      <w:marLeft w:val="0"/>
      <w:marRight w:val="0"/>
      <w:marTop w:val="0"/>
      <w:marBottom w:val="0"/>
      <w:divBdr>
        <w:top w:val="none" w:sz="0" w:space="0" w:color="auto"/>
        <w:left w:val="none" w:sz="0" w:space="0" w:color="auto"/>
        <w:bottom w:val="none" w:sz="0" w:space="0" w:color="auto"/>
        <w:right w:val="none" w:sz="0" w:space="0" w:color="auto"/>
      </w:divBdr>
      <w:divsChild>
        <w:div w:id="1196382270">
          <w:marLeft w:val="0"/>
          <w:marRight w:val="0"/>
          <w:marTop w:val="0"/>
          <w:marBottom w:val="0"/>
          <w:divBdr>
            <w:top w:val="none" w:sz="0" w:space="0" w:color="auto"/>
            <w:left w:val="none" w:sz="0" w:space="0" w:color="auto"/>
            <w:bottom w:val="none" w:sz="0" w:space="0" w:color="auto"/>
            <w:right w:val="none" w:sz="0" w:space="0" w:color="auto"/>
          </w:divBdr>
          <w:divsChild>
            <w:div w:id="10426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7342">
      <w:bodyDiv w:val="1"/>
      <w:marLeft w:val="0"/>
      <w:marRight w:val="0"/>
      <w:marTop w:val="0"/>
      <w:marBottom w:val="0"/>
      <w:divBdr>
        <w:top w:val="none" w:sz="0" w:space="0" w:color="auto"/>
        <w:left w:val="none" w:sz="0" w:space="0" w:color="auto"/>
        <w:bottom w:val="none" w:sz="0" w:space="0" w:color="auto"/>
        <w:right w:val="none" w:sz="0" w:space="0" w:color="auto"/>
      </w:divBdr>
      <w:divsChild>
        <w:div w:id="1178738099">
          <w:marLeft w:val="0"/>
          <w:marRight w:val="0"/>
          <w:marTop w:val="0"/>
          <w:marBottom w:val="0"/>
          <w:divBdr>
            <w:top w:val="none" w:sz="0" w:space="0" w:color="auto"/>
            <w:left w:val="none" w:sz="0" w:space="0" w:color="auto"/>
            <w:bottom w:val="none" w:sz="0" w:space="0" w:color="auto"/>
            <w:right w:val="none" w:sz="0" w:space="0" w:color="auto"/>
          </w:divBdr>
          <w:divsChild>
            <w:div w:id="19729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6118">
      <w:bodyDiv w:val="1"/>
      <w:marLeft w:val="0"/>
      <w:marRight w:val="0"/>
      <w:marTop w:val="0"/>
      <w:marBottom w:val="0"/>
      <w:divBdr>
        <w:top w:val="none" w:sz="0" w:space="0" w:color="auto"/>
        <w:left w:val="none" w:sz="0" w:space="0" w:color="auto"/>
        <w:bottom w:val="none" w:sz="0" w:space="0" w:color="auto"/>
        <w:right w:val="none" w:sz="0" w:space="0" w:color="auto"/>
      </w:divBdr>
    </w:div>
    <w:div w:id="1875919956">
      <w:bodyDiv w:val="1"/>
      <w:marLeft w:val="0"/>
      <w:marRight w:val="0"/>
      <w:marTop w:val="0"/>
      <w:marBottom w:val="0"/>
      <w:divBdr>
        <w:top w:val="none" w:sz="0" w:space="0" w:color="auto"/>
        <w:left w:val="none" w:sz="0" w:space="0" w:color="auto"/>
        <w:bottom w:val="none" w:sz="0" w:space="0" w:color="auto"/>
        <w:right w:val="none" w:sz="0" w:space="0" w:color="auto"/>
      </w:divBdr>
      <w:divsChild>
        <w:div w:id="1472018572">
          <w:marLeft w:val="0"/>
          <w:marRight w:val="0"/>
          <w:marTop w:val="0"/>
          <w:marBottom w:val="0"/>
          <w:divBdr>
            <w:top w:val="none" w:sz="0" w:space="0" w:color="auto"/>
            <w:left w:val="none" w:sz="0" w:space="0" w:color="auto"/>
            <w:bottom w:val="none" w:sz="0" w:space="0" w:color="auto"/>
            <w:right w:val="none" w:sz="0" w:space="0" w:color="auto"/>
          </w:divBdr>
          <w:divsChild>
            <w:div w:id="20761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4162">
      <w:bodyDiv w:val="1"/>
      <w:marLeft w:val="0"/>
      <w:marRight w:val="0"/>
      <w:marTop w:val="0"/>
      <w:marBottom w:val="0"/>
      <w:divBdr>
        <w:top w:val="none" w:sz="0" w:space="0" w:color="auto"/>
        <w:left w:val="none" w:sz="0" w:space="0" w:color="auto"/>
        <w:bottom w:val="none" w:sz="0" w:space="0" w:color="auto"/>
        <w:right w:val="none" w:sz="0" w:space="0" w:color="auto"/>
      </w:divBdr>
    </w:div>
    <w:div w:id="2009287215">
      <w:bodyDiv w:val="1"/>
      <w:marLeft w:val="0"/>
      <w:marRight w:val="0"/>
      <w:marTop w:val="0"/>
      <w:marBottom w:val="0"/>
      <w:divBdr>
        <w:top w:val="none" w:sz="0" w:space="0" w:color="auto"/>
        <w:left w:val="none" w:sz="0" w:space="0" w:color="auto"/>
        <w:bottom w:val="none" w:sz="0" w:space="0" w:color="auto"/>
        <w:right w:val="none" w:sz="0" w:space="0" w:color="auto"/>
      </w:divBdr>
    </w:div>
    <w:div w:id="2027560052">
      <w:bodyDiv w:val="1"/>
      <w:marLeft w:val="0"/>
      <w:marRight w:val="0"/>
      <w:marTop w:val="0"/>
      <w:marBottom w:val="0"/>
      <w:divBdr>
        <w:top w:val="none" w:sz="0" w:space="0" w:color="auto"/>
        <w:left w:val="none" w:sz="0" w:space="0" w:color="auto"/>
        <w:bottom w:val="none" w:sz="0" w:space="0" w:color="auto"/>
        <w:right w:val="none" w:sz="0" w:space="0" w:color="auto"/>
      </w:divBdr>
    </w:div>
    <w:div w:id="2119448883">
      <w:bodyDiv w:val="1"/>
      <w:marLeft w:val="0"/>
      <w:marRight w:val="0"/>
      <w:marTop w:val="0"/>
      <w:marBottom w:val="0"/>
      <w:divBdr>
        <w:top w:val="none" w:sz="0" w:space="0" w:color="auto"/>
        <w:left w:val="none" w:sz="0" w:space="0" w:color="auto"/>
        <w:bottom w:val="none" w:sz="0" w:space="0" w:color="auto"/>
        <w:right w:val="none" w:sz="0" w:space="0" w:color="auto"/>
      </w:divBdr>
    </w:div>
    <w:div w:id="2142264508">
      <w:bodyDiv w:val="1"/>
      <w:marLeft w:val="0"/>
      <w:marRight w:val="0"/>
      <w:marTop w:val="0"/>
      <w:marBottom w:val="0"/>
      <w:divBdr>
        <w:top w:val="none" w:sz="0" w:space="0" w:color="auto"/>
        <w:left w:val="none" w:sz="0" w:space="0" w:color="auto"/>
        <w:bottom w:val="none" w:sz="0" w:space="0" w:color="auto"/>
        <w:right w:val="none" w:sz="0" w:space="0" w:color="auto"/>
      </w:divBdr>
      <w:divsChild>
        <w:div w:id="1357192841">
          <w:marLeft w:val="0"/>
          <w:marRight w:val="0"/>
          <w:marTop w:val="0"/>
          <w:marBottom w:val="0"/>
          <w:divBdr>
            <w:top w:val="none" w:sz="0" w:space="0" w:color="auto"/>
            <w:left w:val="none" w:sz="0" w:space="0" w:color="auto"/>
            <w:bottom w:val="none" w:sz="0" w:space="0" w:color="auto"/>
            <w:right w:val="none" w:sz="0" w:space="0" w:color="auto"/>
          </w:divBdr>
          <w:divsChild>
            <w:div w:id="2654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FF9C-5D0C-427C-86A5-7C5BBDDF2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10759</TotalTime>
  <Pages>22</Pages>
  <Words>6548</Words>
  <Characters>37325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Nchofon Tagha Ghogomu</dc:creator>
  <cp:keywords/>
  <dc:description/>
  <cp:lastModifiedBy>Nchofon Tagha Ghogomu</cp:lastModifiedBy>
  <cp:revision>1364</cp:revision>
  <cp:lastPrinted>2024-12-05T18:42:00Z</cp:lastPrinted>
  <dcterms:created xsi:type="dcterms:W3CDTF">2024-11-15T18:34:00Z</dcterms:created>
  <dcterms:modified xsi:type="dcterms:W3CDTF">2024-12-06T20:32:00Z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id="AJNm795I"/&gt;&lt;style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